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60ADE" w14:textId="77777777" w:rsidR="00C14E81" w:rsidRDefault="00C14E81" w:rsidP="00C14E81">
      <w:pPr>
        <w:rPr>
          <w:rFonts w:ascii="Calibri" w:eastAsia="Times New Roman" w:hAnsi="Calibri" w:cs="Calibri"/>
          <w:b/>
          <w:bCs/>
          <w:color w:val="000000"/>
          <w:sz w:val="22"/>
          <w:szCs w:val="22"/>
        </w:rPr>
      </w:pPr>
    </w:p>
    <w:p w14:paraId="0E6AFCCC" w14:textId="6F619302" w:rsidR="003120F9" w:rsidRPr="00791A26" w:rsidRDefault="003120F9" w:rsidP="003120F9">
      <w:pPr>
        <w:jc w:val="center"/>
        <w:rPr>
          <w:rFonts w:ascii="Calibri" w:eastAsia="Times New Roman" w:hAnsi="Calibri" w:cs="Calibri"/>
          <w:b/>
          <w:bCs/>
          <w:color w:val="000000"/>
          <w:sz w:val="22"/>
          <w:szCs w:val="22"/>
        </w:rPr>
      </w:pPr>
      <w:r w:rsidRPr="00791A26">
        <w:rPr>
          <w:rFonts w:ascii="Calibri" w:eastAsia="Times New Roman" w:hAnsi="Calibri" w:cs="Calibri"/>
          <w:b/>
          <w:bCs/>
          <w:color w:val="000000"/>
          <w:sz w:val="22"/>
          <w:szCs w:val="22"/>
        </w:rPr>
        <w:t xml:space="preserve">Industrial experience deploying heterogeneous platforms for use in </w:t>
      </w:r>
    </w:p>
    <w:p w14:paraId="3970C765" w14:textId="77777777" w:rsidR="003120F9" w:rsidRPr="00791A26" w:rsidRDefault="003120F9" w:rsidP="003120F9">
      <w:pPr>
        <w:jc w:val="center"/>
        <w:rPr>
          <w:rFonts w:ascii="Calibri" w:eastAsia="Times New Roman" w:hAnsi="Calibri" w:cs="Calibri"/>
          <w:b/>
          <w:bCs/>
          <w:color w:val="000000"/>
          <w:sz w:val="22"/>
          <w:szCs w:val="22"/>
        </w:rPr>
      </w:pPr>
      <w:r w:rsidRPr="00791A26">
        <w:rPr>
          <w:rFonts w:ascii="Calibri" w:eastAsia="Times New Roman" w:hAnsi="Calibri" w:cs="Calibri"/>
          <w:b/>
          <w:bCs/>
          <w:color w:val="000000"/>
          <w:sz w:val="22"/>
          <w:szCs w:val="22"/>
        </w:rPr>
        <w:t>multi-modal power systems design workflows</w:t>
      </w:r>
    </w:p>
    <w:p w14:paraId="369E4AC1" w14:textId="77777777" w:rsidR="003120F9" w:rsidRPr="00791A26" w:rsidRDefault="003120F9" w:rsidP="003120F9">
      <w:pPr>
        <w:rPr>
          <w:rFonts w:cstheme="minorHAnsi"/>
          <w:sz w:val="22"/>
          <w:szCs w:val="22"/>
        </w:rPr>
      </w:pPr>
    </w:p>
    <w:p w14:paraId="71A69884" w14:textId="0BD77D59" w:rsidR="003120F9" w:rsidRDefault="003120F9" w:rsidP="003120F9">
      <w:pPr>
        <w:rPr>
          <w:rFonts w:cstheme="minorHAnsi"/>
          <w:sz w:val="22"/>
          <w:szCs w:val="22"/>
        </w:rPr>
      </w:pPr>
    </w:p>
    <w:p w14:paraId="64F07C52" w14:textId="26E0BC21" w:rsidR="00C14E81" w:rsidRPr="00C14E81" w:rsidRDefault="00C14E81" w:rsidP="003120F9">
      <w:pPr>
        <w:rPr>
          <w:rFonts w:cstheme="minorHAnsi"/>
          <w:b/>
          <w:bCs/>
          <w:sz w:val="22"/>
          <w:szCs w:val="22"/>
          <w:u w:val="single"/>
        </w:rPr>
      </w:pPr>
      <w:r w:rsidRPr="00C14E81">
        <w:rPr>
          <w:rFonts w:cstheme="minorHAnsi"/>
          <w:b/>
          <w:bCs/>
          <w:sz w:val="22"/>
          <w:szCs w:val="22"/>
          <w:u w:val="single"/>
        </w:rPr>
        <w:t>Abstract</w:t>
      </w:r>
    </w:p>
    <w:p w14:paraId="169E0686" w14:textId="77777777" w:rsidR="00C14E81" w:rsidRPr="00791A26" w:rsidRDefault="00C14E81" w:rsidP="003120F9">
      <w:pPr>
        <w:rPr>
          <w:rFonts w:cstheme="minorHAnsi"/>
          <w:sz w:val="22"/>
          <w:szCs w:val="22"/>
        </w:rPr>
      </w:pPr>
    </w:p>
    <w:p w14:paraId="1F35E7F5" w14:textId="36CFA649" w:rsidR="003120F9" w:rsidRPr="00791A26" w:rsidRDefault="003120F9" w:rsidP="003120F9">
      <w:pPr>
        <w:rPr>
          <w:rFonts w:cstheme="minorHAnsi"/>
          <w:sz w:val="22"/>
          <w:szCs w:val="22"/>
        </w:rPr>
      </w:pPr>
      <w:r w:rsidRPr="00791A26">
        <w:rPr>
          <w:rFonts w:cstheme="minorHAnsi"/>
          <w:sz w:val="22"/>
          <w:szCs w:val="22"/>
        </w:rPr>
        <w:t xml:space="preserve">We will present our industrial experience deploying software and heterogeneous hardware platforms to support end-to-end workflows in the </w:t>
      </w:r>
      <w:commentRangeStart w:id="1"/>
      <w:r w:rsidRPr="00791A26">
        <w:rPr>
          <w:rFonts w:cstheme="minorHAnsi"/>
          <w:sz w:val="22"/>
          <w:szCs w:val="22"/>
        </w:rPr>
        <w:t xml:space="preserve">power systems </w:t>
      </w:r>
      <w:commentRangeEnd w:id="1"/>
      <w:r w:rsidR="00A07BB5">
        <w:rPr>
          <w:rStyle w:val="CommentReference"/>
        </w:rPr>
        <w:commentReference w:id="1"/>
      </w:r>
      <w:r w:rsidRPr="00791A26">
        <w:rPr>
          <w:rFonts w:cstheme="minorHAnsi"/>
          <w:sz w:val="22"/>
          <w:szCs w:val="22"/>
        </w:rPr>
        <w:t xml:space="preserve">design engineering space. Such workflows include classical physics-based </w:t>
      </w:r>
      <w:r w:rsidR="00233E31">
        <w:rPr>
          <w:rFonts w:cstheme="minorHAnsi"/>
          <w:sz w:val="22"/>
          <w:szCs w:val="22"/>
        </w:rPr>
        <w:t>High Performance Computing (</w:t>
      </w:r>
      <w:r w:rsidRPr="00791A26">
        <w:rPr>
          <w:rFonts w:cstheme="minorHAnsi"/>
          <w:sz w:val="22"/>
          <w:szCs w:val="22"/>
        </w:rPr>
        <w:t>HPC</w:t>
      </w:r>
      <w:r w:rsidR="00233E31">
        <w:rPr>
          <w:rFonts w:cstheme="minorHAnsi"/>
          <w:sz w:val="22"/>
          <w:szCs w:val="22"/>
        </w:rPr>
        <w:t>)</w:t>
      </w:r>
      <w:r w:rsidRPr="00791A26">
        <w:rPr>
          <w:rFonts w:cstheme="minorHAnsi"/>
          <w:sz w:val="22"/>
          <w:szCs w:val="22"/>
        </w:rPr>
        <w:t xml:space="preserve"> simulations, GPU-based ML training and validation, as well as </w:t>
      </w:r>
      <w:commentRangeStart w:id="2"/>
      <w:r w:rsidRPr="00791A26">
        <w:rPr>
          <w:rFonts w:cstheme="minorHAnsi"/>
          <w:sz w:val="22"/>
          <w:szCs w:val="22"/>
        </w:rPr>
        <w:t>pre- and post-processing on commodity CPU systems</w:t>
      </w:r>
      <w:commentRangeEnd w:id="2"/>
      <w:r w:rsidR="00A07BB5">
        <w:rPr>
          <w:rStyle w:val="CommentReference"/>
        </w:rPr>
        <w:commentReference w:id="2"/>
      </w:r>
      <w:r w:rsidRPr="00791A26">
        <w:rPr>
          <w:rFonts w:cstheme="minorHAnsi"/>
          <w:sz w:val="22"/>
          <w:szCs w:val="22"/>
        </w:rPr>
        <w:t>.</w:t>
      </w:r>
    </w:p>
    <w:p w14:paraId="721059F9" w14:textId="77777777" w:rsidR="003120F9" w:rsidRPr="00791A26" w:rsidRDefault="003120F9" w:rsidP="003120F9">
      <w:pPr>
        <w:rPr>
          <w:rFonts w:cstheme="minorHAnsi"/>
          <w:sz w:val="22"/>
          <w:szCs w:val="22"/>
        </w:rPr>
      </w:pPr>
    </w:p>
    <w:p w14:paraId="78589998" w14:textId="2F725B70" w:rsidR="003120F9" w:rsidRPr="00791A26" w:rsidRDefault="003120F9" w:rsidP="003120F9">
      <w:pPr>
        <w:rPr>
          <w:rFonts w:ascii="Times New Roman" w:eastAsia="Times New Roman" w:hAnsi="Times New Roman" w:cs="Times New Roman"/>
          <w:sz w:val="22"/>
          <w:szCs w:val="22"/>
        </w:rPr>
      </w:pPr>
      <w:r w:rsidRPr="00791A26">
        <w:rPr>
          <w:rFonts w:cstheme="minorHAnsi"/>
          <w:sz w:val="22"/>
          <w:szCs w:val="22"/>
        </w:rPr>
        <w:t>The software architecture is characterized by message-oriented middleware which normalizes distributed</w:t>
      </w:r>
      <w:r w:rsidR="00637F19">
        <w:rPr>
          <w:rFonts w:cstheme="minorHAnsi"/>
          <w:sz w:val="22"/>
          <w:szCs w:val="22"/>
        </w:rPr>
        <w:t>, heterogenous</w:t>
      </w:r>
      <w:r w:rsidRPr="00791A26">
        <w:rPr>
          <w:rFonts w:cstheme="minorHAnsi"/>
          <w:sz w:val="22"/>
          <w:szCs w:val="22"/>
        </w:rPr>
        <w:t xml:space="preserve"> compute assets into a single ecosystem. Services provide enterprise authentication, data management, version tracking, digital provenance, and asynchronous event triggering, fronted by a </w:t>
      </w:r>
      <w:r w:rsidR="00DF44FC">
        <w:rPr>
          <w:rFonts w:cstheme="minorHAnsi"/>
          <w:sz w:val="22"/>
          <w:szCs w:val="22"/>
        </w:rPr>
        <w:t xml:space="preserve">secure </w:t>
      </w:r>
      <w:r w:rsidRPr="00791A26">
        <w:rPr>
          <w:rFonts w:cstheme="minorHAnsi"/>
          <w:sz w:val="22"/>
          <w:szCs w:val="22"/>
        </w:rPr>
        <w:t xml:space="preserve">API, Python SDK, and monitoring GUIs. With the tooling, various classes of workflows from </w:t>
      </w:r>
      <w:r w:rsidRPr="00791A26">
        <w:rPr>
          <w:rFonts w:ascii="Calibri" w:eastAsia="Times New Roman" w:hAnsi="Calibri" w:cs="Calibri"/>
          <w:color w:val="000000"/>
          <w:sz w:val="22"/>
          <w:szCs w:val="22"/>
        </w:rPr>
        <w:t>simple, unitary through complex multi-modal workflows are enabled.</w:t>
      </w:r>
      <w:r w:rsidRPr="00791A26">
        <w:rPr>
          <w:rFonts w:ascii="Times New Roman" w:eastAsia="Times New Roman" w:hAnsi="Times New Roman" w:cs="Times New Roman"/>
          <w:sz w:val="22"/>
          <w:szCs w:val="22"/>
        </w:rPr>
        <w:t xml:space="preserve">  </w:t>
      </w:r>
      <w:r w:rsidRPr="00791A26">
        <w:rPr>
          <w:rFonts w:cstheme="minorHAnsi"/>
          <w:sz w:val="22"/>
          <w:szCs w:val="22"/>
        </w:rPr>
        <w:t xml:space="preserve">The software development process was informed by and uses several national laboratory software packages whose impact and opportunities will also be discussed.  </w:t>
      </w:r>
    </w:p>
    <w:p w14:paraId="7A094B09" w14:textId="77777777" w:rsidR="003120F9" w:rsidRPr="00791A26" w:rsidRDefault="003120F9" w:rsidP="003120F9">
      <w:pPr>
        <w:rPr>
          <w:rFonts w:cstheme="minorHAnsi"/>
          <w:sz w:val="22"/>
          <w:szCs w:val="22"/>
        </w:rPr>
      </w:pPr>
    </w:p>
    <w:p w14:paraId="51908AFC" w14:textId="084786B1" w:rsidR="003120F9" w:rsidRPr="00791A26" w:rsidRDefault="003120F9" w:rsidP="003120F9">
      <w:pPr>
        <w:rPr>
          <w:rFonts w:cstheme="minorHAnsi"/>
          <w:sz w:val="22"/>
          <w:szCs w:val="22"/>
        </w:rPr>
      </w:pPr>
      <w:r w:rsidRPr="00791A26">
        <w:rPr>
          <w:rFonts w:cstheme="minorHAnsi"/>
          <w:sz w:val="22"/>
          <w:szCs w:val="22"/>
        </w:rPr>
        <w:t xml:space="preserve">Utilizing this architecture, automated workflow processes focused on complex and industrially relevant applications have been developed. These leverage the asynchronous triggering and job distribution capabilities of the architecture to greatly improve design capabilities. The physics-based workflows involve simple Python-based pre-processing, proprietary Linux-based physics solvers, and </w:t>
      </w:r>
      <w:r w:rsidR="00B33535">
        <w:rPr>
          <w:rFonts w:cstheme="minorHAnsi"/>
          <w:sz w:val="22"/>
          <w:szCs w:val="22"/>
        </w:rPr>
        <w:t xml:space="preserve">multiple distinct </w:t>
      </w:r>
      <w:r w:rsidR="00B75711">
        <w:rPr>
          <w:rFonts w:cstheme="minorHAnsi"/>
          <w:sz w:val="22"/>
          <w:szCs w:val="22"/>
        </w:rPr>
        <w:t>HPC steps each of which required unique inputs and provided distinct outputs</w:t>
      </w:r>
      <w:r w:rsidRPr="00791A26">
        <w:rPr>
          <w:rFonts w:cstheme="minorHAnsi"/>
          <w:sz w:val="22"/>
          <w:szCs w:val="22"/>
        </w:rPr>
        <w:t xml:space="preserve">. Post-processing via proprietary Fortran and Python scripts are used to generate training data for machine learning algorithms. Physics model results were then provided to machine learning </w:t>
      </w:r>
      <w:r w:rsidR="00233E31">
        <w:rPr>
          <w:rFonts w:cstheme="minorHAnsi"/>
          <w:sz w:val="22"/>
          <w:szCs w:val="22"/>
        </w:rPr>
        <w:t xml:space="preserve">(ML) </w:t>
      </w:r>
      <w:r w:rsidRPr="00791A26">
        <w:rPr>
          <w:rFonts w:cstheme="minorHAnsi"/>
          <w:sz w:val="22"/>
          <w:szCs w:val="22"/>
        </w:rPr>
        <w:t>algorithms on GPU compute nodes to optimize the</w:t>
      </w:r>
      <w:r w:rsidR="00233E31">
        <w:rPr>
          <w:rFonts w:cstheme="minorHAnsi"/>
          <w:sz w:val="22"/>
          <w:szCs w:val="22"/>
        </w:rPr>
        <w:t xml:space="preserve"> machine learning models</w:t>
      </w:r>
      <w:r w:rsidRPr="00791A26">
        <w:rPr>
          <w:rFonts w:cstheme="minorHAnsi"/>
          <w:sz w:val="22"/>
          <w:szCs w:val="22"/>
        </w:rPr>
        <w:t xml:space="preserve"> based on design criteria. Finally, the </w:t>
      </w:r>
      <w:r w:rsidR="00233E31">
        <w:rPr>
          <w:rFonts w:cstheme="minorHAnsi"/>
          <w:sz w:val="22"/>
          <w:szCs w:val="22"/>
        </w:rPr>
        <w:t xml:space="preserve">ML </w:t>
      </w:r>
      <w:r w:rsidRPr="00791A26">
        <w:rPr>
          <w:rFonts w:cstheme="minorHAnsi"/>
          <w:sz w:val="22"/>
          <w:szCs w:val="22"/>
        </w:rPr>
        <w:t xml:space="preserve">optimized results were validated by running </w:t>
      </w:r>
      <w:r w:rsidR="001800B7" w:rsidRPr="00791A26">
        <w:rPr>
          <w:rFonts w:cstheme="minorHAnsi"/>
          <w:sz w:val="22"/>
          <w:szCs w:val="22"/>
        </w:rPr>
        <w:t>the</w:t>
      </w:r>
      <w:r w:rsidR="001800B7">
        <w:rPr>
          <w:rFonts w:cstheme="minorHAnsi"/>
          <w:sz w:val="22"/>
          <w:szCs w:val="22"/>
        </w:rPr>
        <w:t xml:space="preserve"> identified</w:t>
      </w:r>
      <w:r w:rsidR="001800B7" w:rsidRPr="00791A26">
        <w:rPr>
          <w:rFonts w:cstheme="minorHAnsi"/>
          <w:sz w:val="22"/>
          <w:szCs w:val="22"/>
        </w:rPr>
        <w:t xml:space="preserve"> </w:t>
      </w:r>
      <w:r w:rsidRPr="00791A26">
        <w:rPr>
          <w:rFonts w:cstheme="minorHAnsi"/>
          <w:sz w:val="22"/>
          <w:szCs w:val="22"/>
        </w:rPr>
        <w:t xml:space="preserve">designs through the physics-based workflow. </w:t>
      </w:r>
    </w:p>
    <w:p w14:paraId="3130C2FC" w14:textId="77777777" w:rsidR="003120F9" w:rsidRPr="00791A26" w:rsidRDefault="003120F9" w:rsidP="003120F9">
      <w:pPr>
        <w:rPr>
          <w:rFonts w:cstheme="minorHAnsi"/>
          <w:sz w:val="22"/>
          <w:szCs w:val="22"/>
        </w:rPr>
      </w:pPr>
    </w:p>
    <w:p w14:paraId="36B5046E" w14:textId="77777777" w:rsidR="003120F9" w:rsidRPr="00791A26" w:rsidRDefault="003120F9" w:rsidP="003120F9">
      <w:pPr>
        <w:rPr>
          <w:rFonts w:cstheme="minorHAnsi"/>
          <w:sz w:val="22"/>
          <w:szCs w:val="22"/>
        </w:rPr>
      </w:pPr>
      <w:r w:rsidRPr="00791A26">
        <w:rPr>
          <w:rFonts w:cstheme="minorHAnsi"/>
          <w:sz w:val="22"/>
          <w:szCs w:val="22"/>
        </w:rPr>
        <w:t>Ian Claydon, PhD</w:t>
      </w:r>
    </w:p>
    <w:p w14:paraId="5977C35B" w14:textId="77777777" w:rsidR="003120F9" w:rsidRPr="00791A26" w:rsidRDefault="003120F9" w:rsidP="003120F9">
      <w:pPr>
        <w:rPr>
          <w:rFonts w:cstheme="minorHAnsi"/>
          <w:sz w:val="22"/>
          <w:szCs w:val="22"/>
        </w:rPr>
      </w:pPr>
      <w:r w:rsidRPr="00791A26">
        <w:rPr>
          <w:rFonts w:cstheme="minorHAnsi"/>
          <w:sz w:val="22"/>
          <w:szCs w:val="22"/>
        </w:rPr>
        <w:t>Andy Gallo</w:t>
      </w:r>
      <w:r w:rsidRPr="00791A26">
        <w:rPr>
          <w:rFonts w:cstheme="minorHAnsi"/>
          <w:sz w:val="22"/>
          <w:szCs w:val="22"/>
        </w:rPr>
        <w:tab/>
      </w:r>
      <w:r w:rsidRPr="00791A26">
        <w:rPr>
          <w:rFonts w:cstheme="minorHAnsi"/>
          <w:sz w:val="22"/>
          <w:szCs w:val="22"/>
        </w:rPr>
        <w:tab/>
      </w:r>
      <w:r w:rsidRPr="00791A26">
        <w:rPr>
          <w:rFonts w:cstheme="minorHAnsi"/>
          <w:sz w:val="22"/>
          <w:szCs w:val="22"/>
        </w:rPr>
        <w:tab/>
      </w:r>
      <w:r w:rsidRPr="00791A26">
        <w:rPr>
          <w:rFonts w:cstheme="minorHAnsi"/>
          <w:sz w:val="22"/>
          <w:szCs w:val="22"/>
        </w:rPr>
        <w:tab/>
      </w:r>
    </w:p>
    <w:p w14:paraId="628E5A44" w14:textId="77777777" w:rsidR="003120F9" w:rsidRPr="00791A26" w:rsidRDefault="003120F9" w:rsidP="003120F9">
      <w:pPr>
        <w:rPr>
          <w:rFonts w:cstheme="minorHAnsi"/>
          <w:sz w:val="22"/>
          <w:szCs w:val="22"/>
        </w:rPr>
      </w:pPr>
      <w:r w:rsidRPr="00791A26">
        <w:rPr>
          <w:rFonts w:cstheme="minorHAnsi"/>
          <w:sz w:val="22"/>
          <w:szCs w:val="22"/>
        </w:rPr>
        <w:t>Douglas King</w:t>
      </w:r>
    </w:p>
    <w:p w14:paraId="0A29C53D" w14:textId="77777777" w:rsidR="003120F9" w:rsidRPr="00791A26" w:rsidRDefault="003120F9" w:rsidP="003120F9">
      <w:pPr>
        <w:rPr>
          <w:rFonts w:cstheme="minorHAnsi"/>
          <w:sz w:val="22"/>
          <w:szCs w:val="22"/>
        </w:rPr>
      </w:pPr>
      <w:r w:rsidRPr="00791A26">
        <w:rPr>
          <w:rFonts w:cstheme="minorHAnsi"/>
          <w:sz w:val="22"/>
          <w:szCs w:val="22"/>
        </w:rPr>
        <w:t xml:space="preserve">Eric Tucker </w:t>
      </w:r>
    </w:p>
    <w:p w14:paraId="7F80632A" w14:textId="77777777" w:rsidR="003120F9" w:rsidRPr="00791A26" w:rsidRDefault="003120F9" w:rsidP="003120F9">
      <w:pPr>
        <w:rPr>
          <w:rFonts w:cstheme="minorHAnsi"/>
          <w:sz w:val="22"/>
          <w:szCs w:val="22"/>
        </w:rPr>
      </w:pPr>
      <w:r w:rsidRPr="00791A26">
        <w:rPr>
          <w:rFonts w:cstheme="minorHAnsi"/>
          <w:sz w:val="22"/>
          <w:szCs w:val="22"/>
        </w:rPr>
        <w:t xml:space="preserve">Richard Arthur </w:t>
      </w:r>
    </w:p>
    <w:p w14:paraId="7B693053" w14:textId="77777777" w:rsidR="003120F9" w:rsidRPr="00791A26" w:rsidRDefault="003120F9" w:rsidP="003120F9">
      <w:pPr>
        <w:pStyle w:val="ListParagraph"/>
        <w:numPr>
          <w:ilvl w:val="0"/>
          <w:numId w:val="1"/>
        </w:numPr>
        <w:rPr>
          <w:rFonts w:cstheme="minorHAnsi"/>
          <w:sz w:val="22"/>
          <w:szCs w:val="22"/>
        </w:rPr>
      </w:pPr>
      <w:r w:rsidRPr="00791A26">
        <w:rPr>
          <w:rFonts w:cstheme="minorHAnsi"/>
          <w:sz w:val="22"/>
          <w:szCs w:val="22"/>
        </w:rPr>
        <w:t xml:space="preserve">GE Research </w:t>
      </w:r>
    </w:p>
    <w:p w14:paraId="491BB2A6" w14:textId="5FF2A84F" w:rsidR="00BB4B7E" w:rsidRDefault="00BB4B7E">
      <w:pPr>
        <w:rPr>
          <w:sz w:val="22"/>
          <w:szCs w:val="22"/>
        </w:rPr>
      </w:pPr>
      <w:r>
        <w:rPr>
          <w:sz w:val="22"/>
          <w:szCs w:val="22"/>
        </w:rPr>
        <w:br w:type="page"/>
      </w:r>
    </w:p>
    <w:p w14:paraId="7B2FD30F" w14:textId="77777777" w:rsidR="003120F9" w:rsidRPr="00791A26" w:rsidRDefault="003120F9">
      <w:pPr>
        <w:rPr>
          <w:sz w:val="22"/>
          <w:szCs w:val="22"/>
        </w:rPr>
      </w:pPr>
    </w:p>
    <w:p w14:paraId="2519C9E7" w14:textId="1FD4338A" w:rsidR="003120F9" w:rsidRPr="00FF2DAC" w:rsidRDefault="003120F9" w:rsidP="003120F9">
      <w:pPr>
        <w:rPr>
          <w:rFonts w:cstheme="minorHAnsi"/>
          <w:b/>
          <w:bCs/>
          <w:u w:val="single"/>
        </w:rPr>
      </w:pPr>
      <w:r w:rsidRPr="00FF2DAC">
        <w:rPr>
          <w:rFonts w:cstheme="minorHAnsi"/>
          <w:b/>
          <w:bCs/>
          <w:u w:val="single"/>
        </w:rPr>
        <w:t>Background</w:t>
      </w:r>
    </w:p>
    <w:p w14:paraId="69635A4A" w14:textId="77777777" w:rsidR="003120F9" w:rsidRPr="00791A26" w:rsidRDefault="003120F9" w:rsidP="003120F9">
      <w:pPr>
        <w:rPr>
          <w:rFonts w:cstheme="minorHAnsi"/>
          <w:b/>
          <w:bCs/>
          <w:sz w:val="22"/>
          <w:szCs w:val="22"/>
          <w:u w:val="single"/>
        </w:rPr>
      </w:pPr>
    </w:p>
    <w:p w14:paraId="238BABA4" w14:textId="3A449190" w:rsidR="003120F9" w:rsidRPr="007D5B18" w:rsidRDefault="000257FA" w:rsidP="00BA3A8E">
      <w:pPr>
        <w:rPr>
          <w:rFonts w:cstheme="minorHAnsi"/>
          <w:sz w:val="22"/>
          <w:szCs w:val="22"/>
        </w:rPr>
      </w:pPr>
      <w:r>
        <w:rPr>
          <w:sz w:val="22"/>
          <w:szCs w:val="22"/>
        </w:rPr>
        <w:t>The complex design</w:t>
      </w:r>
      <w:r w:rsidR="00A0499F">
        <w:rPr>
          <w:sz w:val="22"/>
          <w:szCs w:val="22"/>
        </w:rPr>
        <w:t xml:space="preserve"> </w:t>
      </w:r>
      <w:r>
        <w:rPr>
          <w:sz w:val="22"/>
          <w:szCs w:val="22"/>
        </w:rPr>
        <w:t>of modern systems create</w:t>
      </w:r>
      <w:r w:rsidR="00A0499F">
        <w:rPr>
          <w:sz w:val="22"/>
          <w:szCs w:val="22"/>
        </w:rPr>
        <w:t>s</w:t>
      </w:r>
      <w:r>
        <w:rPr>
          <w:sz w:val="22"/>
          <w:szCs w:val="22"/>
        </w:rPr>
        <w:t xml:space="preserve"> challenges </w:t>
      </w:r>
      <w:r w:rsidR="001D629A">
        <w:rPr>
          <w:sz w:val="22"/>
          <w:szCs w:val="22"/>
        </w:rPr>
        <w:t>ranging from</w:t>
      </w:r>
      <w:r>
        <w:rPr>
          <w:sz w:val="22"/>
          <w:szCs w:val="22"/>
        </w:rPr>
        <w:t xml:space="preserve"> selecting </w:t>
      </w:r>
      <w:r w:rsidR="00607787">
        <w:rPr>
          <w:sz w:val="22"/>
          <w:szCs w:val="22"/>
        </w:rPr>
        <w:t xml:space="preserve">from a myriad of trade-offs to </w:t>
      </w:r>
      <w:r w:rsidR="00FF2DAC">
        <w:rPr>
          <w:sz w:val="22"/>
          <w:szCs w:val="22"/>
        </w:rPr>
        <w:t>guiding product</w:t>
      </w:r>
      <w:r w:rsidR="00A0499F">
        <w:rPr>
          <w:sz w:val="22"/>
          <w:szCs w:val="22"/>
        </w:rPr>
        <w:t xml:space="preserve"> design, </w:t>
      </w:r>
      <w:r w:rsidR="007317F0">
        <w:rPr>
          <w:sz w:val="22"/>
          <w:szCs w:val="22"/>
        </w:rPr>
        <w:t>manufacturability,</w:t>
      </w:r>
      <w:r w:rsidR="00A0499F">
        <w:rPr>
          <w:sz w:val="22"/>
          <w:szCs w:val="22"/>
        </w:rPr>
        <w:t xml:space="preserve"> and sustainment</w:t>
      </w:r>
      <w:r>
        <w:rPr>
          <w:sz w:val="22"/>
          <w:szCs w:val="22"/>
        </w:rPr>
        <w:t xml:space="preserve">. </w:t>
      </w:r>
      <w:r w:rsidR="00607787">
        <w:rPr>
          <w:sz w:val="22"/>
          <w:szCs w:val="22"/>
        </w:rPr>
        <w:t>Improving</w:t>
      </w:r>
      <w:r>
        <w:rPr>
          <w:sz w:val="22"/>
          <w:szCs w:val="22"/>
        </w:rPr>
        <w:t xml:space="preserve"> the performance and reliability of</w:t>
      </w:r>
      <w:r w:rsidR="001800B7" w:rsidRPr="007D5B18">
        <w:rPr>
          <w:sz w:val="22"/>
          <w:szCs w:val="22"/>
        </w:rPr>
        <w:t xml:space="preserve"> modern gas turbine power generation systems</w:t>
      </w:r>
      <w:r w:rsidR="00607787">
        <w:rPr>
          <w:sz w:val="22"/>
          <w:szCs w:val="22"/>
        </w:rPr>
        <w:t xml:space="preserve">, for example, requires identifying </w:t>
      </w:r>
      <w:r w:rsidR="001800B7" w:rsidRPr="007D5B18">
        <w:rPr>
          <w:sz w:val="22"/>
          <w:szCs w:val="22"/>
        </w:rPr>
        <w:t xml:space="preserve">actionable insights to </w:t>
      </w:r>
      <w:r w:rsidR="00A0499F">
        <w:rPr>
          <w:sz w:val="22"/>
          <w:szCs w:val="22"/>
        </w:rPr>
        <w:t xml:space="preserve">extending asset </w:t>
      </w:r>
      <w:r w:rsidR="001800B7" w:rsidRPr="007D5B18">
        <w:rPr>
          <w:sz w:val="22"/>
          <w:szCs w:val="22"/>
        </w:rPr>
        <w:t>life</w:t>
      </w:r>
      <w:r w:rsidR="00A0499F">
        <w:rPr>
          <w:sz w:val="22"/>
          <w:szCs w:val="22"/>
        </w:rPr>
        <w:t xml:space="preserve"> and operating </w:t>
      </w:r>
      <w:r w:rsidR="001800B7" w:rsidRPr="007D5B18">
        <w:rPr>
          <w:sz w:val="22"/>
          <w:szCs w:val="22"/>
        </w:rPr>
        <w:t>cycle</w:t>
      </w:r>
      <w:r w:rsidR="00A0499F">
        <w:rPr>
          <w:sz w:val="22"/>
          <w:szCs w:val="22"/>
        </w:rPr>
        <w:t xml:space="preserve">s and/or improving overall aerothermal efficiency. </w:t>
      </w:r>
      <w:r w:rsidR="00607787">
        <w:rPr>
          <w:rFonts w:cstheme="minorHAnsi"/>
          <w:sz w:val="22"/>
          <w:szCs w:val="22"/>
        </w:rPr>
        <w:t>The</w:t>
      </w:r>
      <w:r w:rsidR="00607787" w:rsidRPr="007D5B18">
        <w:rPr>
          <w:rFonts w:cstheme="minorHAnsi"/>
          <w:sz w:val="22"/>
          <w:szCs w:val="22"/>
        </w:rPr>
        <w:t xml:space="preserve"> </w:t>
      </w:r>
      <w:r w:rsidR="003120F9" w:rsidRPr="007D5B18">
        <w:rPr>
          <w:rFonts w:cstheme="minorHAnsi"/>
          <w:sz w:val="22"/>
          <w:szCs w:val="22"/>
        </w:rPr>
        <w:t xml:space="preserve">dimensions and applications </w:t>
      </w:r>
      <w:r w:rsidR="00607787">
        <w:rPr>
          <w:rFonts w:cstheme="minorHAnsi"/>
          <w:sz w:val="22"/>
          <w:szCs w:val="22"/>
        </w:rPr>
        <w:t xml:space="preserve">of turbines and their components </w:t>
      </w:r>
      <w:r w:rsidR="003120F9" w:rsidRPr="007D5B18">
        <w:rPr>
          <w:rFonts w:cstheme="minorHAnsi"/>
          <w:sz w:val="22"/>
          <w:szCs w:val="22"/>
        </w:rPr>
        <w:t xml:space="preserve">vary during the </w:t>
      </w:r>
      <w:commentRangeStart w:id="3"/>
      <w:commentRangeStart w:id="4"/>
      <w:r w:rsidR="003120F9" w:rsidRPr="007D5B18">
        <w:rPr>
          <w:rFonts w:cstheme="minorHAnsi"/>
          <w:sz w:val="22"/>
          <w:szCs w:val="22"/>
        </w:rPr>
        <w:t xml:space="preserve">design, fulfillment, </w:t>
      </w:r>
      <w:r w:rsidR="001047E9" w:rsidRPr="007D5B18">
        <w:rPr>
          <w:rFonts w:cstheme="minorHAnsi"/>
          <w:sz w:val="22"/>
          <w:szCs w:val="22"/>
        </w:rPr>
        <w:t>sustainment,</w:t>
      </w:r>
      <w:r w:rsidR="003120F9" w:rsidRPr="007D5B18">
        <w:rPr>
          <w:rFonts w:cstheme="minorHAnsi"/>
          <w:sz w:val="22"/>
          <w:szCs w:val="22"/>
        </w:rPr>
        <w:t xml:space="preserve"> and operational optimization</w:t>
      </w:r>
      <w:commentRangeEnd w:id="3"/>
      <w:r w:rsidR="003120F9" w:rsidRPr="007D5B18">
        <w:rPr>
          <w:rStyle w:val="CommentReference"/>
          <w:sz w:val="22"/>
          <w:szCs w:val="22"/>
        </w:rPr>
        <w:commentReference w:id="3"/>
      </w:r>
      <w:commentRangeEnd w:id="4"/>
      <w:r w:rsidR="00AB3163">
        <w:rPr>
          <w:rStyle w:val="CommentReference"/>
        </w:rPr>
        <w:commentReference w:id="4"/>
      </w:r>
      <w:r w:rsidR="003120F9" w:rsidRPr="007D5B18">
        <w:rPr>
          <w:rFonts w:cstheme="minorHAnsi"/>
          <w:sz w:val="22"/>
          <w:szCs w:val="22"/>
        </w:rPr>
        <w:t xml:space="preserve"> phases of the</w:t>
      </w:r>
      <w:r w:rsidR="00AB3163">
        <w:rPr>
          <w:rFonts w:cstheme="minorHAnsi"/>
          <w:sz w:val="22"/>
          <w:szCs w:val="22"/>
        </w:rPr>
        <w:t>ir product</w:t>
      </w:r>
      <w:r w:rsidR="003120F9" w:rsidRPr="007D5B18">
        <w:rPr>
          <w:rFonts w:cstheme="minorHAnsi"/>
          <w:sz w:val="22"/>
          <w:szCs w:val="22"/>
        </w:rPr>
        <w:t xml:space="preserve"> lifecycle</w:t>
      </w:r>
      <w:r w:rsidR="00AB3163">
        <w:rPr>
          <w:rFonts w:cstheme="minorHAnsi"/>
          <w:sz w:val="22"/>
          <w:szCs w:val="22"/>
        </w:rPr>
        <w:t>.</w:t>
      </w:r>
      <w:r w:rsidR="003120F9" w:rsidRPr="007D5B18">
        <w:rPr>
          <w:rFonts w:cstheme="minorHAnsi"/>
          <w:sz w:val="22"/>
          <w:szCs w:val="22"/>
        </w:rPr>
        <w:t xml:space="preserve"> </w:t>
      </w:r>
      <w:r w:rsidR="008026E2">
        <w:rPr>
          <w:rFonts w:cstheme="minorHAnsi"/>
          <w:sz w:val="22"/>
          <w:szCs w:val="22"/>
        </w:rPr>
        <w:t>D</w:t>
      </w:r>
      <w:r w:rsidR="00AB3163">
        <w:rPr>
          <w:rFonts w:cstheme="minorHAnsi"/>
          <w:sz w:val="22"/>
          <w:szCs w:val="22"/>
        </w:rPr>
        <w:t xml:space="preserve">esign decisions must </w:t>
      </w:r>
      <w:r w:rsidR="008026E2">
        <w:rPr>
          <w:rFonts w:cstheme="minorHAnsi"/>
          <w:sz w:val="22"/>
          <w:szCs w:val="22"/>
        </w:rPr>
        <w:t>account for</w:t>
      </w:r>
      <w:r w:rsidR="00AB3163">
        <w:rPr>
          <w:rFonts w:cstheme="minorHAnsi"/>
          <w:sz w:val="22"/>
          <w:szCs w:val="22"/>
        </w:rPr>
        <w:t xml:space="preserve"> </w:t>
      </w:r>
      <w:r w:rsidR="003120F9" w:rsidRPr="007D5B18">
        <w:rPr>
          <w:rFonts w:cstheme="minorHAnsi"/>
          <w:sz w:val="22"/>
          <w:szCs w:val="22"/>
        </w:rPr>
        <w:t>differences in scale,</w:t>
      </w:r>
      <w:r w:rsidR="008026E2">
        <w:rPr>
          <w:rFonts w:cstheme="minorHAnsi"/>
          <w:sz w:val="22"/>
          <w:szCs w:val="22"/>
        </w:rPr>
        <w:t xml:space="preserve"> </w:t>
      </w:r>
      <w:r w:rsidR="001047E9">
        <w:rPr>
          <w:rFonts w:cstheme="minorHAnsi"/>
          <w:sz w:val="22"/>
          <w:szCs w:val="22"/>
        </w:rPr>
        <w:t>fidelity,</w:t>
      </w:r>
      <w:r w:rsidR="008026E2">
        <w:rPr>
          <w:rFonts w:cstheme="minorHAnsi"/>
          <w:sz w:val="22"/>
          <w:szCs w:val="22"/>
        </w:rPr>
        <w:t xml:space="preserve"> and robustness</w:t>
      </w:r>
      <w:r w:rsidR="003120F9" w:rsidRPr="007D5B18">
        <w:rPr>
          <w:rFonts w:cstheme="minorHAnsi"/>
          <w:sz w:val="22"/>
          <w:szCs w:val="22"/>
        </w:rPr>
        <w:t xml:space="preserve"> </w:t>
      </w:r>
      <w:r w:rsidR="008026E2">
        <w:rPr>
          <w:rFonts w:cstheme="minorHAnsi"/>
          <w:sz w:val="22"/>
          <w:szCs w:val="22"/>
        </w:rPr>
        <w:t xml:space="preserve">across </w:t>
      </w:r>
      <w:r w:rsidR="003120F9" w:rsidRPr="007D5B18">
        <w:rPr>
          <w:rFonts w:cstheme="minorHAnsi"/>
          <w:sz w:val="22"/>
          <w:szCs w:val="22"/>
        </w:rPr>
        <w:t>domain</w:t>
      </w:r>
      <w:r w:rsidR="008026E2">
        <w:rPr>
          <w:rFonts w:cstheme="minorHAnsi"/>
          <w:sz w:val="22"/>
          <w:szCs w:val="22"/>
        </w:rPr>
        <w:t>s</w:t>
      </w:r>
      <w:r w:rsidR="003120F9" w:rsidRPr="007D5B18">
        <w:rPr>
          <w:rFonts w:cstheme="minorHAnsi"/>
          <w:sz w:val="22"/>
          <w:szCs w:val="22"/>
        </w:rPr>
        <w:t xml:space="preserve"> of </w:t>
      </w:r>
      <w:r w:rsidR="008026E2">
        <w:rPr>
          <w:rFonts w:cstheme="minorHAnsi"/>
          <w:sz w:val="22"/>
          <w:szCs w:val="22"/>
        </w:rPr>
        <w:t xml:space="preserve">competence, a process further confounded by </w:t>
      </w:r>
      <w:r w:rsidR="008026E2">
        <w:rPr>
          <w:sz w:val="22"/>
          <w:szCs w:val="22"/>
        </w:rPr>
        <w:t>the need to understand and trade-off between the multi-variate factors contributing to turbine performance.</w:t>
      </w:r>
      <w:r w:rsidR="008026E2" w:rsidRPr="007D5B18" w:rsidDel="00607787">
        <w:rPr>
          <w:rFonts w:cstheme="minorHAnsi"/>
          <w:sz w:val="22"/>
          <w:szCs w:val="22"/>
        </w:rPr>
        <w:t xml:space="preserve"> </w:t>
      </w:r>
      <w:r w:rsidR="00BA3A8E">
        <w:rPr>
          <w:rFonts w:cstheme="minorHAnsi"/>
          <w:sz w:val="22"/>
          <w:szCs w:val="22"/>
        </w:rPr>
        <w:t>In addition to delivering the loosely</w:t>
      </w:r>
      <w:r w:rsidR="00402932">
        <w:rPr>
          <w:rFonts w:cstheme="minorHAnsi"/>
          <w:sz w:val="22"/>
          <w:szCs w:val="22"/>
        </w:rPr>
        <w:t>-</w:t>
      </w:r>
      <w:r w:rsidR="00BA3A8E">
        <w:rPr>
          <w:rFonts w:cstheme="minorHAnsi"/>
          <w:sz w:val="22"/>
          <w:szCs w:val="22"/>
        </w:rPr>
        <w:t xml:space="preserve">coupled and </w:t>
      </w:r>
      <w:r w:rsidR="00402932">
        <w:rPr>
          <w:rFonts w:cstheme="minorHAnsi"/>
          <w:sz w:val="22"/>
          <w:szCs w:val="22"/>
        </w:rPr>
        <w:t>workflow-</w:t>
      </w:r>
      <w:r w:rsidR="00BA3A8E">
        <w:rPr>
          <w:rFonts w:cstheme="minorHAnsi"/>
          <w:sz w:val="22"/>
          <w:szCs w:val="22"/>
        </w:rPr>
        <w:t xml:space="preserve">enabled functionality required to </w:t>
      </w:r>
      <w:r w:rsidR="004561D3">
        <w:rPr>
          <w:rFonts w:cstheme="minorHAnsi"/>
          <w:sz w:val="22"/>
          <w:szCs w:val="22"/>
        </w:rPr>
        <w:t xml:space="preserve">manage and </w:t>
      </w:r>
      <w:r w:rsidR="00BA3A8E">
        <w:rPr>
          <w:rFonts w:cstheme="minorHAnsi"/>
          <w:sz w:val="22"/>
          <w:szCs w:val="22"/>
        </w:rPr>
        <w:t>resolve differences</w:t>
      </w:r>
      <w:r w:rsidR="00402932">
        <w:rPr>
          <w:rFonts w:cstheme="minorHAnsi"/>
          <w:sz w:val="22"/>
          <w:szCs w:val="22"/>
        </w:rPr>
        <w:t xml:space="preserve"> such as design </w:t>
      </w:r>
      <w:r w:rsidR="001047E9">
        <w:rPr>
          <w:rFonts w:cstheme="minorHAnsi"/>
          <w:sz w:val="22"/>
          <w:szCs w:val="22"/>
        </w:rPr>
        <w:t>contradictions, the</w:t>
      </w:r>
      <w:r w:rsidR="00BA3A8E">
        <w:rPr>
          <w:rFonts w:cstheme="minorHAnsi"/>
          <w:sz w:val="22"/>
          <w:szCs w:val="22"/>
        </w:rPr>
        <w:t xml:space="preserve"> underlying design system </w:t>
      </w:r>
      <w:r w:rsidR="00402932">
        <w:rPr>
          <w:rFonts w:cstheme="minorHAnsi"/>
          <w:sz w:val="22"/>
          <w:szCs w:val="22"/>
        </w:rPr>
        <w:t>must</w:t>
      </w:r>
      <w:r w:rsidR="00BA3A8E">
        <w:rPr>
          <w:rFonts w:cstheme="minorHAnsi"/>
          <w:sz w:val="22"/>
          <w:szCs w:val="22"/>
        </w:rPr>
        <w:t xml:space="preserve"> enable the development </w:t>
      </w:r>
      <w:r w:rsidR="00402932">
        <w:rPr>
          <w:rFonts w:cstheme="minorHAnsi"/>
          <w:sz w:val="22"/>
          <w:szCs w:val="22"/>
        </w:rPr>
        <w:t xml:space="preserve">and continual improvement </w:t>
      </w:r>
      <w:r w:rsidR="00BA3A8E">
        <w:rPr>
          <w:rFonts w:cstheme="minorHAnsi"/>
          <w:sz w:val="22"/>
          <w:szCs w:val="22"/>
        </w:rPr>
        <w:t xml:space="preserve">of model-based design confidence and </w:t>
      </w:r>
      <w:r w:rsidR="00402932">
        <w:rPr>
          <w:rFonts w:cstheme="minorHAnsi"/>
          <w:sz w:val="22"/>
          <w:szCs w:val="22"/>
        </w:rPr>
        <w:t>collaborative data-driven decision-making</w:t>
      </w:r>
      <w:r w:rsidR="00BA3A8E">
        <w:rPr>
          <w:rFonts w:cstheme="minorHAnsi"/>
          <w:sz w:val="22"/>
          <w:szCs w:val="22"/>
        </w:rPr>
        <w:t xml:space="preserve">. </w:t>
      </w:r>
      <w:r w:rsidR="00DB1EBB">
        <w:rPr>
          <w:rFonts w:cstheme="minorHAnsi"/>
          <w:sz w:val="22"/>
          <w:szCs w:val="22"/>
        </w:rPr>
        <w:t xml:space="preserve">The capability to capture and maintain searchable </w:t>
      </w:r>
      <w:r w:rsidR="00BA3A8E">
        <w:rPr>
          <w:rFonts w:cstheme="minorHAnsi"/>
          <w:sz w:val="22"/>
          <w:szCs w:val="22"/>
        </w:rPr>
        <w:t>user and system</w:t>
      </w:r>
      <w:r w:rsidR="00402932">
        <w:rPr>
          <w:rFonts w:cstheme="minorHAnsi"/>
          <w:sz w:val="22"/>
          <w:szCs w:val="22"/>
        </w:rPr>
        <w:t>-</w:t>
      </w:r>
      <w:r w:rsidR="00BA3A8E">
        <w:rPr>
          <w:rFonts w:cstheme="minorHAnsi"/>
          <w:sz w:val="22"/>
          <w:szCs w:val="22"/>
        </w:rPr>
        <w:t>definable metadata tags</w:t>
      </w:r>
      <w:r w:rsidR="00DB1EBB">
        <w:rPr>
          <w:rFonts w:cstheme="minorHAnsi"/>
          <w:sz w:val="22"/>
          <w:szCs w:val="22"/>
        </w:rPr>
        <w:t xml:space="preserve">, </w:t>
      </w:r>
      <w:r w:rsidR="00BA3A8E">
        <w:rPr>
          <w:rFonts w:cstheme="minorHAnsi"/>
          <w:sz w:val="22"/>
          <w:szCs w:val="22"/>
        </w:rPr>
        <w:t>integrate</w:t>
      </w:r>
      <w:r w:rsidR="00DB1EBB">
        <w:rPr>
          <w:rFonts w:cstheme="minorHAnsi"/>
          <w:sz w:val="22"/>
          <w:szCs w:val="22"/>
        </w:rPr>
        <w:t>d</w:t>
      </w:r>
      <w:r w:rsidR="00BA3A8E">
        <w:rPr>
          <w:rFonts w:cstheme="minorHAnsi"/>
          <w:sz w:val="22"/>
          <w:szCs w:val="22"/>
        </w:rPr>
        <w:t xml:space="preserve"> with industry standard identity and access management capabilities</w:t>
      </w:r>
      <w:r w:rsidR="00402932">
        <w:rPr>
          <w:rFonts w:cstheme="minorHAnsi"/>
          <w:sz w:val="22"/>
          <w:szCs w:val="22"/>
        </w:rPr>
        <w:t xml:space="preserve"> </w:t>
      </w:r>
      <w:r w:rsidR="00DB1EBB">
        <w:rPr>
          <w:rFonts w:cstheme="minorHAnsi"/>
          <w:sz w:val="22"/>
          <w:szCs w:val="22"/>
        </w:rPr>
        <w:t>will</w:t>
      </w:r>
      <w:r w:rsidR="00BA3A8E">
        <w:rPr>
          <w:rFonts w:cstheme="minorHAnsi"/>
          <w:sz w:val="22"/>
          <w:szCs w:val="22"/>
        </w:rPr>
        <w:t xml:space="preserve"> enable the development of</w:t>
      </w:r>
      <w:r w:rsidR="00B0177A">
        <w:rPr>
          <w:rFonts w:cstheme="minorHAnsi"/>
          <w:sz w:val="22"/>
          <w:szCs w:val="22"/>
        </w:rPr>
        <w:t xml:space="preserve"> </w:t>
      </w:r>
      <w:r w:rsidR="003120F9" w:rsidRPr="007D5B18">
        <w:rPr>
          <w:rFonts w:cstheme="minorHAnsi"/>
          <w:sz w:val="22"/>
          <w:szCs w:val="22"/>
        </w:rPr>
        <w:t>digital</w:t>
      </w:r>
      <w:r w:rsidR="00BA3A8E">
        <w:rPr>
          <w:rFonts w:cstheme="minorHAnsi"/>
          <w:sz w:val="22"/>
          <w:szCs w:val="22"/>
        </w:rPr>
        <w:t>ly verifiable decision provenance</w:t>
      </w:r>
      <w:r w:rsidR="00DB1EBB">
        <w:rPr>
          <w:rStyle w:val="FootnoteReference"/>
          <w:rFonts w:cstheme="minorHAnsi"/>
          <w:sz w:val="22"/>
          <w:szCs w:val="22"/>
        </w:rPr>
        <w:footnoteReference w:id="1"/>
      </w:r>
      <w:r w:rsidR="00BA3A8E">
        <w:rPr>
          <w:rFonts w:cstheme="minorHAnsi"/>
          <w:sz w:val="22"/>
          <w:szCs w:val="22"/>
        </w:rPr>
        <w:t>.</w:t>
      </w:r>
    </w:p>
    <w:p w14:paraId="4044757D" w14:textId="77777777" w:rsidR="003120F9" w:rsidRPr="007D5B18" w:rsidRDefault="003120F9" w:rsidP="003120F9">
      <w:pPr>
        <w:rPr>
          <w:rFonts w:cstheme="minorHAnsi"/>
          <w:sz w:val="22"/>
          <w:szCs w:val="22"/>
        </w:rPr>
      </w:pPr>
    </w:p>
    <w:p w14:paraId="1D5C1E1E" w14:textId="5BC21504" w:rsidR="003120F9" w:rsidRPr="007D5B18" w:rsidRDefault="003120F9" w:rsidP="003120F9">
      <w:pPr>
        <w:rPr>
          <w:rFonts w:cstheme="minorHAnsi"/>
          <w:sz w:val="22"/>
          <w:szCs w:val="22"/>
        </w:rPr>
      </w:pPr>
      <w:r w:rsidRPr="007D5B18">
        <w:rPr>
          <w:rFonts w:cstheme="minorHAnsi"/>
          <w:sz w:val="22"/>
          <w:szCs w:val="22"/>
        </w:rPr>
        <w:t>We intend to demonstrate how our experience developing and deploying multiple generations of Gas Turbine products and the heterogeneous compute, modeling</w:t>
      </w:r>
      <w:bookmarkStart w:id="5" w:name="_Ref104377568"/>
      <w:r w:rsidR="003666DC">
        <w:rPr>
          <w:rStyle w:val="FootnoteReference"/>
          <w:rFonts w:cstheme="minorHAnsi"/>
          <w:sz w:val="22"/>
          <w:szCs w:val="22"/>
        </w:rPr>
        <w:footnoteReference w:id="2"/>
      </w:r>
      <w:bookmarkEnd w:id="5"/>
      <w:r w:rsidRPr="007D5B18">
        <w:rPr>
          <w:rFonts w:cstheme="minorHAnsi"/>
          <w:sz w:val="22"/>
          <w:szCs w:val="22"/>
        </w:rPr>
        <w:t xml:space="preserve"> and test platforms</w:t>
      </w:r>
      <w:r w:rsidR="00DD3012">
        <w:rPr>
          <w:rStyle w:val="FootnoteReference"/>
          <w:rFonts w:cstheme="minorHAnsi"/>
          <w:sz w:val="22"/>
          <w:szCs w:val="22"/>
        </w:rPr>
        <w:footnoteReference w:id="3"/>
      </w:r>
      <w:r w:rsidRPr="007D5B18">
        <w:rPr>
          <w:rFonts w:cstheme="minorHAnsi"/>
          <w:sz w:val="22"/>
          <w:szCs w:val="22"/>
        </w:rPr>
        <w:t xml:space="preserve"> required to design, field and sustain the same has informed the architecture, design and deployment of our next generation of digital thread </w:t>
      </w:r>
      <w:r w:rsidRPr="0090527B">
        <w:rPr>
          <w:rFonts w:cstheme="minorHAnsi"/>
          <w:sz w:val="22"/>
          <w:szCs w:val="22"/>
        </w:rPr>
        <w:t>capabilities</w:t>
      </w:r>
      <w:r w:rsidR="003666DC" w:rsidRPr="0090527B">
        <w:rPr>
          <w:rFonts w:cstheme="minorHAnsi"/>
          <w:sz w:val="22"/>
          <w:szCs w:val="22"/>
          <w:vertAlign w:val="superscript"/>
        </w:rPr>
        <w:fldChar w:fldCharType="begin"/>
      </w:r>
      <w:r w:rsidR="003666DC" w:rsidRPr="0090527B">
        <w:rPr>
          <w:rFonts w:cstheme="minorHAnsi"/>
          <w:sz w:val="22"/>
          <w:szCs w:val="22"/>
          <w:vertAlign w:val="superscript"/>
        </w:rPr>
        <w:instrText xml:space="preserve"> NOTEREF _Ref104377568 \f \h </w:instrText>
      </w:r>
      <w:r w:rsidR="0090527B" w:rsidRPr="0090527B">
        <w:rPr>
          <w:rFonts w:cstheme="minorHAnsi"/>
          <w:sz w:val="22"/>
          <w:szCs w:val="22"/>
          <w:vertAlign w:val="superscript"/>
        </w:rPr>
        <w:instrText xml:space="preserve"> \* MERGEFORMAT </w:instrText>
      </w:r>
      <w:r w:rsidR="003666DC" w:rsidRPr="0090527B">
        <w:rPr>
          <w:rFonts w:cstheme="minorHAnsi"/>
          <w:sz w:val="22"/>
          <w:szCs w:val="22"/>
          <w:vertAlign w:val="superscript"/>
        </w:rPr>
      </w:r>
      <w:r w:rsidR="003666DC" w:rsidRPr="0090527B">
        <w:rPr>
          <w:rFonts w:cstheme="minorHAnsi"/>
          <w:sz w:val="22"/>
          <w:szCs w:val="22"/>
          <w:vertAlign w:val="superscript"/>
        </w:rPr>
        <w:fldChar w:fldCharType="separate"/>
      </w:r>
      <w:r w:rsidR="003666DC" w:rsidRPr="0090527B">
        <w:rPr>
          <w:rStyle w:val="FootnoteReference"/>
          <w:sz w:val="22"/>
          <w:szCs w:val="22"/>
        </w:rPr>
        <w:t>1</w:t>
      </w:r>
      <w:r w:rsidR="003666DC" w:rsidRPr="0090527B">
        <w:rPr>
          <w:rFonts w:cstheme="minorHAnsi"/>
          <w:sz w:val="22"/>
          <w:szCs w:val="22"/>
          <w:vertAlign w:val="superscript"/>
        </w:rPr>
        <w:fldChar w:fldCharType="end"/>
      </w:r>
      <w:r w:rsidR="003666DC" w:rsidRPr="0090527B">
        <w:rPr>
          <w:rFonts w:cstheme="minorHAnsi"/>
          <w:sz w:val="22"/>
          <w:szCs w:val="22"/>
          <w:vertAlign w:val="superscript"/>
        </w:rPr>
        <w:t>,</w:t>
      </w:r>
      <w:r w:rsidR="003666DC" w:rsidRPr="0090527B">
        <w:rPr>
          <w:rStyle w:val="FootnoteReference"/>
          <w:rFonts w:cstheme="minorHAnsi"/>
          <w:sz w:val="22"/>
          <w:szCs w:val="22"/>
        </w:rPr>
        <w:footnoteReference w:id="4"/>
      </w:r>
      <w:r w:rsidRPr="0090527B">
        <w:rPr>
          <w:rFonts w:cstheme="minorHAnsi"/>
          <w:sz w:val="22"/>
          <w:szCs w:val="22"/>
        </w:rPr>
        <w:t>.</w:t>
      </w:r>
      <w:r w:rsidRPr="007D5B18">
        <w:rPr>
          <w:rFonts w:cstheme="minorHAnsi"/>
          <w:sz w:val="22"/>
          <w:szCs w:val="22"/>
        </w:rPr>
        <w:t xml:space="preserve"> We show how our tooling, and that of the national labs, aligns with this model and demonstrate how our current capabilities are being used to develop, generate, </w:t>
      </w:r>
      <w:r w:rsidR="00F102E5" w:rsidRPr="007D5B18">
        <w:rPr>
          <w:rFonts w:cstheme="minorHAnsi"/>
          <w:sz w:val="22"/>
          <w:szCs w:val="22"/>
        </w:rPr>
        <w:t>orchestrate,</w:t>
      </w:r>
      <w:r w:rsidRPr="007D5B18">
        <w:rPr>
          <w:rFonts w:cstheme="minorHAnsi"/>
          <w:sz w:val="22"/>
          <w:szCs w:val="22"/>
        </w:rPr>
        <w:t xml:space="preserve"> and deliver an ensemble of design tools in service of real world engineering design and product fulfillment challenges. </w:t>
      </w:r>
    </w:p>
    <w:p w14:paraId="45744E82" w14:textId="77777777" w:rsidR="003120F9" w:rsidRPr="00791A26" w:rsidRDefault="003120F9" w:rsidP="003120F9">
      <w:pPr>
        <w:rPr>
          <w:rFonts w:cstheme="minorHAnsi"/>
          <w:sz w:val="22"/>
          <w:szCs w:val="22"/>
        </w:rPr>
      </w:pPr>
    </w:p>
    <w:p w14:paraId="19F4B316" w14:textId="77777777" w:rsidR="003120F9" w:rsidRPr="00FF2DAC" w:rsidRDefault="003120F9" w:rsidP="003120F9">
      <w:pPr>
        <w:rPr>
          <w:rFonts w:cstheme="minorHAnsi"/>
          <w:b/>
          <w:bCs/>
          <w:u w:val="single"/>
        </w:rPr>
      </w:pPr>
      <w:r w:rsidRPr="00791A26">
        <w:rPr>
          <w:rFonts w:cstheme="minorHAnsi"/>
          <w:b/>
          <w:bCs/>
          <w:sz w:val="22"/>
          <w:szCs w:val="22"/>
          <w:u w:val="single"/>
        </w:rPr>
        <w:t>Ad</w:t>
      </w:r>
      <w:r w:rsidRPr="00FF2DAC">
        <w:rPr>
          <w:rFonts w:cstheme="minorHAnsi"/>
          <w:b/>
          <w:bCs/>
          <w:u w:val="single"/>
        </w:rPr>
        <w:t>vances &amp; Outlook</w:t>
      </w:r>
    </w:p>
    <w:p w14:paraId="5B870F02" w14:textId="77777777" w:rsidR="003120F9" w:rsidRPr="00791A26" w:rsidRDefault="003120F9" w:rsidP="003120F9">
      <w:pPr>
        <w:rPr>
          <w:rFonts w:cstheme="minorHAnsi"/>
          <w:sz w:val="22"/>
          <w:szCs w:val="22"/>
        </w:rPr>
      </w:pPr>
    </w:p>
    <w:p w14:paraId="6757AC85" w14:textId="77777777" w:rsidR="003120F9" w:rsidRPr="00791A26" w:rsidRDefault="003120F9" w:rsidP="003120F9">
      <w:pPr>
        <w:rPr>
          <w:rFonts w:cstheme="minorHAnsi"/>
          <w:sz w:val="22"/>
          <w:szCs w:val="22"/>
        </w:rPr>
      </w:pPr>
      <w:r w:rsidRPr="00791A26">
        <w:rPr>
          <w:rFonts w:cstheme="minorHAnsi"/>
          <w:sz w:val="22"/>
          <w:szCs w:val="22"/>
        </w:rPr>
        <w:t>We assert that four novel capabilities were required, at the advent of our work, in order advance the state of practice.</w:t>
      </w:r>
    </w:p>
    <w:p w14:paraId="298260A1" w14:textId="7F4D21C8" w:rsidR="003120F9" w:rsidRPr="00791A26" w:rsidRDefault="003120F9" w:rsidP="003120F9">
      <w:pPr>
        <w:pStyle w:val="ListParagraph"/>
        <w:numPr>
          <w:ilvl w:val="0"/>
          <w:numId w:val="2"/>
        </w:numPr>
        <w:rPr>
          <w:rFonts w:cstheme="minorHAnsi"/>
          <w:sz w:val="22"/>
          <w:szCs w:val="22"/>
        </w:rPr>
      </w:pPr>
      <w:r w:rsidRPr="00791A26">
        <w:rPr>
          <w:rFonts w:cstheme="minorHAnsi"/>
          <w:sz w:val="22"/>
          <w:szCs w:val="22"/>
        </w:rPr>
        <w:t xml:space="preserve">The ability to </w:t>
      </w:r>
      <w:r w:rsidR="00DB1EBB">
        <w:rPr>
          <w:rFonts w:cstheme="minorHAnsi"/>
          <w:sz w:val="22"/>
          <w:szCs w:val="22"/>
        </w:rPr>
        <w:t>loosely-couple</w:t>
      </w:r>
      <w:r w:rsidRPr="00791A26">
        <w:rPr>
          <w:rFonts w:cstheme="minorHAnsi"/>
          <w:sz w:val="22"/>
          <w:szCs w:val="22"/>
        </w:rPr>
        <w:t xml:space="preserve"> increasingly heterogenous data, tooling and compute in a modern, </w:t>
      </w:r>
      <w:r w:rsidR="00DF3E2C">
        <w:rPr>
          <w:rFonts w:cstheme="minorHAnsi"/>
          <w:sz w:val="22"/>
          <w:szCs w:val="22"/>
        </w:rPr>
        <w:t>API-oriented</w:t>
      </w:r>
      <w:r w:rsidR="00DF3E2C" w:rsidRPr="00791A26">
        <w:rPr>
          <w:rFonts w:cstheme="minorHAnsi"/>
          <w:sz w:val="22"/>
          <w:szCs w:val="22"/>
        </w:rPr>
        <w:t xml:space="preserve"> </w:t>
      </w:r>
      <w:r w:rsidRPr="00791A26">
        <w:rPr>
          <w:rFonts w:cstheme="minorHAnsi"/>
          <w:sz w:val="22"/>
          <w:szCs w:val="22"/>
        </w:rPr>
        <w:t>manner and deliver actionable insights at all stages of the digital thread</w:t>
      </w:r>
      <w:r w:rsidR="00682F60">
        <w:rPr>
          <w:rFonts w:cstheme="minorHAnsi"/>
          <w:sz w:val="22"/>
          <w:szCs w:val="22"/>
        </w:rPr>
        <w:t>.</w:t>
      </w:r>
      <w:r w:rsidR="0039328E">
        <w:rPr>
          <w:rStyle w:val="FootnoteReference"/>
          <w:rFonts w:cstheme="minorHAnsi"/>
          <w:sz w:val="22"/>
          <w:szCs w:val="22"/>
        </w:rPr>
        <w:footnoteReference w:id="5"/>
      </w:r>
    </w:p>
    <w:p w14:paraId="09C1D310" w14:textId="2FB2B26A" w:rsidR="003120F9" w:rsidRPr="00791A26" w:rsidRDefault="003120F9" w:rsidP="003120F9">
      <w:pPr>
        <w:pStyle w:val="ListParagraph"/>
        <w:numPr>
          <w:ilvl w:val="0"/>
          <w:numId w:val="2"/>
        </w:numPr>
        <w:rPr>
          <w:rFonts w:cstheme="minorHAnsi"/>
          <w:sz w:val="22"/>
          <w:szCs w:val="22"/>
        </w:rPr>
      </w:pPr>
      <w:r w:rsidRPr="00791A26">
        <w:rPr>
          <w:rFonts w:cstheme="minorHAnsi"/>
          <w:sz w:val="22"/>
          <w:szCs w:val="22"/>
        </w:rPr>
        <w:t xml:space="preserve">The ability to capture, characterize and describe data, tooling, </w:t>
      </w:r>
      <w:r w:rsidR="00CD58D7" w:rsidRPr="00791A26">
        <w:rPr>
          <w:rFonts w:cstheme="minorHAnsi"/>
          <w:sz w:val="22"/>
          <w:szCs w:val="22"/>
        </w:rPr>
        <w:t>job,</w:t>
      </w:r>
      <w:r w:rsidR="00E258CE">
        <w:rPr>
          <w:rFonts w:cstheme="minorHAnsi"/>
          <w:sz w:val="22"/>
          <w:szCs w:val="22"/>
        </w:rPr>
        <w:t xml:space="preserve"> and authorization information </w:t>
      </w:r>
      <w:r w:rsidRPr="00791A26">
        <w:rPr>
          <w:rFonts w:cstheme="minorHAnsi"/>
          <w:sz w:val="22"/>
          <w:szCs w:val="22"/>
        </w:rPr>
        <w:t xml:space="preserve">in </w:t>
      </w:r>
      <w:del w:id="6" w:author="Arthur, Richard B (GE Research, US)" w:date="2022-06-02T11:44:00Z">
        <w:r w:rsidRPr="00791A26" w:rsidDel="00435089">
          <w:rPr>
            <w:rFonts w:cstheme="minorHAnsi"/>
            <w:sz w:val="22"/>
            <w:szCs w:val="22"/>
          </w:rPr>
          <w:delText xml:space="preserve">machine </w:delText>
        </w:r>
      </w:del>
      <w:ins w:id="7" w:author="Arthur, Richard B (GE Research, US)" w:date="2022-06-02T11:44:00Z">
        <w:r w:rsidR="00435089" w:rsidRPr="00791A26">
          <w:rPr>
            <w:rFonts w:cstheme="minorHAnsi"/>
            <w:sz w:val="22"/>
            <w:szCs w:val="22"/>
          </w:rPr>
          <w:t>machine</w:t>
        </w:r>
        <w:r w:rsidR="00435089">
          <w:rPr>
            <w:rFonts w:cstheme="minorHAnsi"/>
            <w:sz w:val="22"/>
            <w:szCs w:val="22"/>
          </w:rPr>
          <w:t>-</w:t>
        </w:r>
      </w:ins>
      <w:r w:rsidRPr="00791A26">
        <w:rPr>
          <w:rFonts w:cstheme="minorHAnsi"/>
          <w:sz w:val="22"/>
          <w:szCs w:val="22"/>
        </w:rPr>
        <w:t xml:space="preserve">ready repositories, express their content via </w:t>
      </w:r>
      <w:del w:id="8" w:author="Arthur, Richard B (GE Research, US)" w:date="2022-06-02T11:44:00Z">
        <w:r w:rsidRPr="00791A26" w:rsidDel="00435089">
          <w:rPr>
            <w:rFonts w:cstheme="minorHAnsi"/>
            <w:sz w:val="22"/>
            <w:szCs w:val="22"/>
          </w:rPr>
          <w:delText xml:space="preserve">machine </w:delText>
        </w:r>
      </w:del>
      <w:ins w:id="9" w:author="Arthur, Richard B (GE Research, US)" w:date="2022-06-02T11:44:00Z">
        <w:r w:rsidR="00435089" w:rsidRPr="00791A26">
          <w:rPr>
            <w:rFonts w:cstheme="minorHAnsi"/>
            <w:sz w:val="22"/>
            <w:szCs w:val="22"/>
          </w:rPr>
          <w:t>machine</w:t>
        </w:r>
        <w:r w:rsidR="00435089">
          <w:rPr>
            <w:rFonts w:cstheme="minorHAnsi"/>
            <w:sz w:val="22"/>
            <w:szCs w:val="22"/>
          </w:rPr>
          <w:t>-</w:t>
        </w:r>
      </w:ins>
      <w:r w:rsidRPr="00791A26">
        <w:rPr>
          <w:rFonts w:cstheme="minorHAnsi"/>
          <w:sz w:val="22"/>
          <w:szCs w:val="22"/>
        </w:rPr>
        <w:t>readable meta</w:t>
      </w:r>
      <w:del w:id="10" w:author="Arthur, Richard B (GE Research, US)" w:date="2022-06-02T11:44:00Z">
        <w:r w:rsidRPr="00791A26" w:rsidDel="00435089">
          <w:rPr>
            <w:rFonts w:cstheme="minorHAnsi"/>
            <w:sz w:val="22"/>
            <w:szCs w:val="22"/>
          </w:rPr>
          <w:delText xml:space="preserve"> </w:delText>
        </w:r>
      </w:del>
      <w:r w:rsidRPr="00791A26">
        <w:rPr>
          <w:rFonts w:cstheme="minorHAnsi"/>
          <w:sz w:val="22"/>
          <w:szCs w:val="22"/>
        </w:rPr>
        <w:t xml:space="preserve">data tags and describe their capabilities as </w:t>
      </w:r>
      <w:del w:id="11" w:author="Arthur, Richard B (GE Research, US)" w:date="2022-06-02T11:45:00Z">
        <w:r w:rsidRPr="00791A26" w:rsidDel="00435089">
          <w:rPr>
            <w:rFonts w:cstheme="minorHAnsi"/>
            <w:sz w:val="22"/>
            <w:szCs w:val="22"/>
          </w:rPr>
          <w:delText xml:space="preserve">machine </w:delText>
        </w:r>
      </w:del>
      <w:ins w:id="12" w:author="Arthur, Richard B (GE Research, US)" w:date="2022-06-02T11:45:00Z">
        <w:r w:rsidR="00435089" w:rsidRPr="00791A26">
          <w:rPr>
            <w:rFonts w:cstheme="minorHAnsi"/>
            <w:sz w:val="22"/>
            <w:szCs w:val="22"/>
          </w:rPr>
          <w:t>machine</w:t>
        </w:r>
        <w:r w:rsidR="00435089">
          <w:rPr>
            <w:rFonts w:cstheme="minorHAnsi"/>
            <w:sz w:val="22"/>
            <w:szCs w:val="22"/>
          </w:rPr>
          <w:t>-</w:t>
        </w:r>
      </w:ins>
      <w:r w:rsidRPr="00791A26">
        <w:rPr>
          <w:rFonts w:cstheme="minorHAnsi"/>
          <w:sz w:val="22"/>
          <w:szCs w:val="22"/>
        </w:rPr>
        <w:t>actionable verbs.</w:t>
      </w:r>
    </w:p>
    <w:p w14:paraId="6BCAC6BB" w14:textId="77777777" w:rsidR="003120F9" w:rsidRPr="00791A26" w:rsidRDefault="003120F9" w:rsidP="003120F9">
      <w:pPr>
        <w:pStyle w:val="ListParagraph"/>
        <w:numPr>
          <w:ilvl w:val="0"/>
          <w:numId w:val="2"/>
        </w:numPr>
        <w:rPr>
          <w:rFonts w:cstheme="minorHAnsi"/>
          <w:sz w:val="22"/>
          <w:szCs w:val="22"/>
        </w:rPr>
      </w:pPr>
      <w:r w:rsidRPr="00791A26">
        <w:rPr>
          <w:rFonts w:cstheme="minorHAnsi"/>
          <w:sz w:val="22"/>
          <w:szCs w:val="22"/>
        </w:rPr>
        <w:t xml:space="preserve">The interfaces and translational services required to enable the integration of machine learning capabilities into </w:t>
      </w:r>
      <w:commentRangeStart w:id="13"/>
      <w:r w:rsidRPr="00791A26">
        <w:rPr>
          <w:rFonts w:cstheme="minorHAnsi"/>
          <w:sz w:val="22"/>
          <w:szCs w:val="22"/>
        </w:rPr>
        <w:t>design space exploration</w:t>
      </w:r>
      <w:commentRangeEnd w:id="13"/>
      <w:r w:rsidR="00435089">
        <w:rPr>
          <w:rStyle w:val="CommentReference"/>
        </w:rPr>
        <w:commentReference w:id="13"/>
      </w:r>
      <w:r w:rsidRPr="00791A26">
        <w:rPr>
          <w:rFonts w:cstheme="minorHAnsi"/>
          <w:sz w:val="22"/>
          <w:szCs w:val="22"/>
        </w:rPr>
        <w:t>, rapid candidate screening, field fault analysis, etc.</w:t>
      </w:r>
    </w:p>
    <w:p w14:paraId="5D36DD6E" w14:textId="38AB0B0B" w:rsidR="003120F9" w:rsidRPr="00791A26" w:rsidRDefault="003120F9" w:rsidP="003120F9">
      <w:pPr>
        <w:pStyle w:val="ListParagraph"/>
        <w:numPr>
          <w:ilvl w:val="0"/>
          <w:numId w:val="2"/>
        </w:numPr>
        <w:rPr>
          <w:rFonts w:cstheme="minorHAnsi"/>
          <w:sz w:val="22"/>
          <w:szCs w:val="22"/>
        </w:rPr>
      </w:pPr>
      <w:r w:rsidRPr="00791A26">
        <w:rPr>
          <w:rFonts w:cstheme="minorHAnsi"/>
          <w:sz w:val="22"/>
          <w:szCs w:val="22"/>
        </w:rPr>
        <w:t>The establishment of sufficient modeling and simulation fidelity</w:t>
      </w:r>
      <w:r w:rsidR="00A71392">
        <w:rPr>
          <w:rStyle w:val="FootnoteReference"/>
          <w:rFonts w:cstheme="minorHAnsi"/>
          <w:sz w:val="22"/>
          <w:szCs w:val="22"/>
        </w:rPr>
        <w:footnoteReference w:id="6"/>
      </w:r>
      <w:r w:rsidRPr="00791A26">
        <w:rPr>
          <w:rFonts w:cstheme="minorHAnsi"/>
          <w:sz w:val="22"/>
          <w:szCs w:val="22"/>
        </w:rPr>
        <w:t xml:space="preserve"> and digital trust systems to enable human </w:t>
      </w:r>
      <w:del w:id="14" w:author="Arthur, Richard B (GE Research, US)" w:date="2022-06-02T11:49:00Z">
        <w:r w:rsidRPr="00791A26" w:rsidDel="00435089">
          <w:rPr>
            <w:rFonts w:cstheme="minorHAnsi"/>
            <w:sz w:val="22"/>
            <w:szCs w:val="22"/>
          </w:rPr>
          <w:delText xml:space="preserve">decision </w:delText>
        </w:r>
      </w:del>
      <w:ins w:id="15" w:author="Arthur, Richard B (GE Research, US)" w:date="2022-06-02T11:49:00Z">
        <w:r w:rsidR="00435089" w:rsidRPr="00791A26">
          <w:rPr>
            <w:rFonts w:cstheme="minorHAnsi"/>
            <w:sz w:val="22"/>
            <w:szCs w:val="22"/>
          </w:rPr>
          <w:t>decision</w:t>
        </w:r>
        <w:r w:rsidR="00435089">
          <w:rPr>
            <w:rFonts w:cstheme="minorHAnsi"/>
            <w:sz w:val="22"/>
            <w:szCs w:val="22"/>
          </w:rPr>
          <w:t>-</w:t>
        </w:r>
      </w:ins>
      <w:r w:rsidRPr="00791A26">
        <w:rPr>
          <w:rFonts w:cstheme="minorHAnsi"/>
          <w:sz w:val="22"/>
          <w:szCs w:val="22"/>
        </w:rPr>
        <w:t>makers to trust digital design systems and practices.</w:t>
      </w:r>
    </w:p>
    <w:p w14:paraId="1CD9BB93" w14:textId="77777777" w:rsidR="003120F9" w:rsidRPr="00791A26" w:rsidRDefault="003120F9" w:rsidP="003120F9">
      <w:pPr>
        <w:rPr>
          <w:rFonts w:cstheme="minorHAnsi"/>
          <w:sz w:val="22"/>
          <w:szCs w:val="22"/>
        </w:rPr>
      </w:pPr>
    </w:p>
    <w:p w14:paraId="67FDBE7B" w14:textId="69E6F140" w:rsidR="003120F9" w:rsidRDefault="003120F9" w:rsidP="003120F9">
      <w:pPr>
        <w:rPr>
          <w:rFonts w:cstheme="minorHAnsi"/>
          <w:sz w:val="22"/>
          <w:szCs w:val="22"/>
        </w:rPr>
      </w:pPr>
      <w:r w:rsidRPr="00791A26">
        <w:rPr>
          <w:rFonts w:cstheme="minorHAnsi"/>
          <w:sz w:val="22"/>
          <w:szCs w:val="22"/>
        </w:rPr>
        <w:lastRenderedPageBreak/>
        <w:t>Having developed these capabilities, in some cases apace and in partnership with other industry, academic and government partners, we are now beginning to introduce them into practice in our next generation product design, fulfillment and sustainment practices. While the specific example articulated in this paper is partially instructive of the changes in practice underway, we believe that we are still at the very beginning of enabling the transformation in design practice first envisioned at the advent of our program.</w:t>
      </w:r>
    </w:p>
    <w:p w14:paraId="2187E2EE" w14:textId="77777777" w:rsidR="00A37E76" w:rsidRPr="00791A26" w:rsidRDefault="00A37E76" w:rsidP="003120F9">
      <w:pPr>
        <w:rPr>
          <w:rFonts w:cstheme="minorHAnsi"/>
          <w:sz w:val="22"/>
          <w:szCs w:val="22"/>
        </w:rPr>
      </w:pPr>
    </w:p>
    <w:p w14:paraId="345883D9" w14:textId="1E4DEB36" w:rsidR="000F1EE1" w:rsidRPr="00FF2DAC" w:rsidRDefault="005237CD">
      <w:pPr>
        <w:rPr>
          <w:b/>
          <w:bCs/>
          <w:u w:val="single"/>
        </w:rPr>
      </w:pPr>
      <w:r w:rsidRPr="00FF2DAC">
        <w:rPr>
          <w:b/>
          <w:bCs/>
          <w:u w:val="single"/>
        </w:rPr>
        <w:t>Workflow Enabled Produced Design</w:t>
      </w:r>
    </w:p>
    <w:p w14:paraId="2CE6E8ED" w14:textId="1E69CCDA" w:rsidR="000F1EE1" w:rsidRPr="00791A26" w:rsidRDefault="000F1EE1">
      <w:pPr>
        <w:rPr>
          <w:sz w:val="22"/>
          <w:szCs w:val="22"/>
        </w:rPr>
      </w:pPr>
    </w:p>
    <w:p w14:paraId="5BE47BB8" w14:textId="5CE76E68" w:rsidR="00511DBA" w:rsidRPr="00791A26" w:rsidRDefault="002B7E62">
      <w:pPr>
        <w:rPr>
          <w:sz w:val="22"/>
          <w:szCs w:val="22"/>
          <w:u w:val="single"/>
        </w:rPr>
      </w:pPr>
      <w:r w:rsidRPr="00791A26">
        <w:rPr>
          <w:sz w:val="22"/>
          <w:szCs w:val="22"/>
          <w:u w:val="single"/>
        </w:rPr>
        <w:t xml:space="preserve">Requirements </w:t>
      </w:r>
      <w:r w:rsidR="00140ADA">
        <w:rPr>
          <w:sz w:val="22"/>
          <w:szCs w:val="22"/>
          <w:u w:val="single"/>
        </w:rPr>
        <w:t xml:space="preserve">&amp; </w:t>
      </w:r>
      <w:r w:rsidRPr="00791A26">
        <w:rPr>
          <w:sz w:val="22"/>
          <w:szCs w:val="22"/>
          <w:u w:val="single"/>
        </w:rPr>
        <w:t xml:space="preserve">Analysis </w:t>
      </w:r>
    </w:p>
    <w:p w14:paraId="2C114D6D" w14:textId="47E6A47B" w:rsidR="002B7E62" w:rsidRPr="00791A26" w:rsidRDefault="002B7E62">
      <w:pPr>
        <w:rPr>
          <w:sz w:val="22"/>
          <w:szCs w:val="22"/>
        </w:rPr>
      </w:pPr>
    </w:p>
    <w:p w14:paraId="425DEC0A" w14:textId="06F5145F" w:rsidR="00081499" w:rsidRDefault="00081499">
      <w:pPr>
        <w:rPr>
          <w:sz w:val="22"/>
          <w:szCs w:val="22"/>
        </w:rPr>
      </w:pPr>
      <w:r>
        <w:rPr>
          <w:sz w:val="22"/>
          <w:szCs w:val="22"/>
        </w:rPr>
        <w:t xml:space="preserve">Identifying, characterizing, </w:t>
      </w:r>
      <w:r w:rsidR="000F2468">
        <w:rPr>
          <w:sz w:val="22"/>
          <w:szCs w:val="22"/>
        </w:rPr>
        <w:t>understanding,</w:t>
      </w:r>
      <w:r>
        <w:rPr>
          <w:sz w:val="22"/>
          <w:szCs w:val="22"/>
        </w:rPr>
        <w:t xml:space="preserve"> and generating actionable insights associated with the engineering design challenges noted above is best enabled through a co-design enabled approach</w:t>
      </w:r>
      <w:r w:rsidR="007B38D6">
        <w:rPr>
          <w:rStyle w:val="FootnoteReference"/>
          <w:sz w:val="22"/>
          <w:szCs w:val="22"/>
        </w:rPr>
        <w:footnoteReference w:id="7"/>
      </w:r>
      <w:r>
        <w:rPr>
          <w:sz w:val="22"/>
          <w:szCs w:val="22"/>
        </w:rPr>
        <w:t xml:space="preserve"> that brings together expertise in computational hardware and systems, relevant engineering domains and mathematical methods and software engineering.</w:t>
      </w:r>
    </w:p>
    <w:p w14:paraId="15328F67" w14:textId="77777777" w:rsidR="00081499" w:rsidRDefault="00081499">
      <w:pPr>
        <w:rPr>
          <w:sz w:val="22"/>
          <w:szCs w:val="22"/>
        </w:rPr>
      </w:pPr>
    </w:p>
    <w:p w14:paraId="7640ED61" w14:textId="2C66036C" w:rsidR="002B7E62" w:rsidRDefault="00081499" w:rsidP="000753F3">
      <w:pPr>
        <w:rPr>
          <w:sz w:val="22"/>
          <w:szCs w:val="22"/>
        </w:rPr>
      </w:pPr>
      <w:r>
        <w:rPr>
          <w:sz w:val="22"/>
          <w:szCs w:val="22"/>
        </w:rPr>
        <w:t xml:space="preserve">Enabling the current and next generation of </w:t>
      </w:r>
      <w:commentRangeStart w:id="16"/>
      <w:r w:rsidR="000753F3">
        <w:rPr>
          <w:sz w:val="22"/>
          <w:szCs w:val="22"/>
        </w:rPr>
        <w:t>gas power turbines</w:t>
      </w:r>
      <w:r>
        <w:rPr>
          <w:sz w:val="22"/>
          <w:szCs w:val="22"/>
        </w:rPr>
        <w:t xml:space="preserve"> </w:t>
      </w:r>
      <w:commentRangeEnd w:id="16"/>
      <w:r w:rsidR="00840AD8">
        <w:rPr>
          <w:rStyle w:val="CommentReference"/>
        </w:rPr>
        <w:commentReference w:id="16"/>
      </w:r>
      <w:r>
        <w:rPr>
          <w:sz w:val="22"/>
          <w:szCs w:val="22"/>
        </w:rPr>
        <w:t xml:space="preserve">necessitates computation hardware and systems that are increasingly heterogenous.  </w:t>
      </w:r>
      <w:r w:rsidR="009C28D0">
        <w:rPr>
          <w:sz w:val="22"/>
          <w:szCs w:val="22"/>
        </w:rPr>
        <w:t xml:space="preserve">While some models benefit from access to heterogenous, hyper-converged systems, others </w:t>
      </w:r>
      <w:del w:id="17" w:author="Arthur, Richard B (GE Research, US)" w:date="2022-06-02T12:46:00Z">
        <w:r w:rsidR="009C28D0" w:rsidDel="00840AD8">
          <w:rPr>
            <w:sz w:val="22"/>
            <w:szCs w:val="22"/>
          </w:rPr>
          <w:delText>are best</w:delText>
        </w:r>
      </w:del>
      <w:ins w:id="18" w:author="Arthur, Richard B (GE Research, US)" w:date="2022-06-02T12:46:00Z">
        <w:r w:rsidR="00840AD8">
          <w:rPr>
            <w:sz w:val="22"/>
            <w:szCs w:val="22"/>
          </w:rPr>
          <w:t>may be better</w:t>
        </w:r>
      </w:ins>
      <w:r w:rsidR="009C28D0">
        <w:rPr>
          <w:sz w:val="22"/>
          <w:szCs w:val="22"/>
        </w:rPr>
        <w:t xml:space="preserve"> suited to </w:t>
      </w:r>
      <w:r w:rsidR="000753F3">
        <w:rPr>
          <w:sz w:val="22"/>
          <w:szCs w:val="22"/>
        </w:rPr>
        <w:t>loose</w:t>
      </w:r>
      <w:r w:rsidR="00A71392">
        <w:rPr>
          <w:sz w:val="22"/>
          <w:szCs w:val="22"/>
        </w:rPr>
        <w:t>-</w:t>
      </w:r>
      <w:r w:rsidR="000753F3">
        <w:rPr>
          <w:sz w:val="22"/>
          <w:szCs w:val="22"/>
        </w:rPr>
        <w:t xml:space="preserve">coupling and execution on a </w:t>
      </w:r>
      <w:r w:rsidR="009C28D0">
        <w:rPr>
          <w:sz w:val="22"/>
          <w:szCs w:val="22"/>
        </w:rPr>
        <w:t xml:space="preserve">hyperscale cloud.  </w:t>
      </w:r>
      <w:del w:id="19" w:author="Arthur, Richard B (GE Research, US)" w:date="2022-06-02T12:46:00Z">
        <w:r w:rsidR="000753F3" w:rsidDel="00840AD8">
          <w:rPr>
            <w:sz w:val="22"/>
            <w:szCs w:val="22"/>
          </w:rPr>
          <w:delText xml:space="preserve">On </w:delText>
        </w:r>
      </w:del>
      <w:ins w:id="20" w:author="Arthur, Richard B (GE Research, US)" w:date="2022-06-02T12:46:00Z">
        <w:r w:rsidR="00840AD8">
          <w:rPr>
            <w:sz w:val="22"/>
            <w:szCs w:val="22"/>
          </w:rPr>
          <w:t xml:space="preserve">At </w:t>
        </w:r>
      </w:ins>
      <w:r w:rsidR="000753F3">
        <w:rPr>
          <w:sz w:val="22"/>
          <w:szCs w:val="22"/>
        </w:rPr>
        <w:t xml:space="preserve">the other end of the computational spectrum, </w:t>
      </w:r>
      <w:del w:id="21" w:author="Arthur, Richard B (GE Research, US)" w:date="2022-06-02T12:47:00Z">
        <w:r w:rsidR="000753F3" w:rsidDel="00840AD8">
          <w:rPr>
            <w:sz w:val="22"/>
            <w:szCs w:val="22"/>
          </w:rPr>
          <w:delText xml:space="preserve">there are models that are best suited to run on </w:delText>
        </w:r>
      </w:del>
      <w:ins w:id="22" w:author="Arthur, Richard B (GE Research, US)" w:date="2022-06-02T12:47:00Z">
        <w:r w:rsidR="00840AD8">
          <w:rPr>
            <w:sz w:val="22"/>
            <w:szCs w:val="22"/>
          </w:rPr>
          <w:t xml:space="preserve">some models may run adequately on </w:t>
        </w:r>
      </w:ins>
      <w:del w:id="23" w:author="Arthur, Richard B (GE Research, US)" w:date="2022-06-02T12:47:00Z">
        <w:r w:rsidR="000753F3" w:rsidDel="00840AD8">
          <w:rPr>
            <w:sz w:val="22"/>
            <w:szCs w:val="22"/>
          </w:rPr>
          <w:delText xml:space="preserve">desktop </w:delText>
        </w:r>
      </w:del>
      <w:ins w:id="24" w:author="Arthur, Richard B (GE Research, US)" w:date="2022-06-02T12:47:00Z">
        <w:r w:rsidR="00840AD8">
          <w:rPr>
            <w:sz w:val="22"/>
            <w:szCs w:val="22"/>
          </w:rPr>
          <w:t>desktop-</w:t>
        </w:r>
      </w:ins>
      <w:r w:rsidR="000753F3">
        <w:rPr>
          <w:sz w:val="22"/>
          <w:szCs w:val="22"/>
        </w:rPr>
        <w:t xml:space="preserve">class systems, or </w:t>
      </w:r>
      <w:del w:id="25" w:author="Arthur, Richard B (GE Research, US)" w:date="2022-06-02T12:47:00Z">
        <w:r w:rsidR="000753F3" w:rsidDel="00840AD8">
          <w:rPr>
            <w:sz w:val="22"/>
            <w:szCs w:val="22"/>
          </w:rPr>
          <w:delText>even on highly optimized</w:delText>
        </w:r>
      </w:del>
      <w:ins w:id="26" w:author="Arthur, Richard B (GE Research, US)" w:date="2022-06-02T12:47:00Z">
        <w:r w:rsidR="00840AD8">
          <w:rPr>
            <w:sz w:val="22"/>
            <w:szCs w:val="22"/>
          </w:rPr>
          <w:t>specialized</w:t>
        </w:r>
      </w:ins>
      <w:ins w:id="27" w:author="Arthur, Richard B (GE Research, US)" w:date="2022-06-02T12:48:00Z">
        <w:r w:rsidR="00840AD8">
          <w:rPr>
            <w:sz w:val="22"/>
            <w:szCs w:val="22"/>
          </w:rPr>
          <w:t xml:space="preserve"> hardware embedded</w:t>
        </w:r>
      </w:ins>
      <w:r w:rsidR="000753F3">
        <w:rPr>
          <w:sz w:val="22"/>
          <w:szCs w:val="22"/>
        </w:rPr>
        <w:t xml:space="preserve"> </w:t>
      </w:r>
      <w:commentRangeStart w:id="28"/>
      <w:del w:id="29" w:author="Arthur, Richard B (GE Research, US)" w:date="2022-06-02T12:48:00Z">
        <w:r w:rsidR="000753F3" w:rsidDel="00840AD8">
          <w:rPr>
            <w:sz w:val="22"/>
            <w:szCs w:val="22"/>
          </w:rPr>
          <w:delText xml:space="preserve">non-von Neumann </w:delText>
        </w:r>
      </w:del>
      <w:commentRangeEnd w:id="28"/>
      <w:r w:rsidR="00840AD8">
        <w:rPr>
          <w:rStyle w:val="CommentReference"/>
        </w:rPr>
        <w:commentReference w:id="28"/>
      </w:r>
      <w:del w:id="30" w:author="Arthur, Richard B (GE Research, US)" w:date="2022-06-02T12:48:00Z">
        <w:r w:rsidR="000753F3" w:rsidDel="00840AD8">
          <w:rPr>
            <w:sz w:val="22"/>
            <w:szCs w:val="22"/>
          </w:rPr>
          <w:delText>systems</w:delText>
        </w:r>
        <w:r w:rsidR="00A71392" w:rsidDel="00840AD8">
          <w:rPr>
            <w:sz w:val="22"/>
            <w:szCs w:val="22"/>
          </w:rPr>
          <w:delText xml:space="preserve"> </w:delText>
        </w:r>
      </w:del>
      <w:r w:rsidR="00A71392">
        <w:rPr>
          <w:sz w:val="22"/>
          <w:szCs w:val="22"/>
        </w:rPr>
        <w:t>at or near a</w:t>
      </w:r>
      <w:r w:rsidR="00315E7B">
        <w:rPr>
          <w:sz w:val="22"/>
          <w:szCs w:val="22"/>
        </w:rPr>
        <w:t xml:space="preserve"> test stand or physical product installation</w:t>
      </w:r>
      <w:r w:rsidR="000753F3">
        <w:rPr>
          <w:sz w:val="22"/>
          <w:szCs w:val="22"/>
        </w:rPr>
        <w:t xml:space="preserve">. </w:t>
      </w:r>
      <w:commentRangeStart w:id="31"/>
      <w:r w:rsidR="000753F3">
        <w:rPr>
          <w:sz w:val="22"/>
          <w:szCs w:val="22"/>
        </w:rPr>
        <w:t>For the purposes of the example laid out herein</w:t>
      </w:r>
      <w:commentRangeEnd w:id="31"/>
      <w:r w:rsidR="00840AD8">
        <w:rPr>
          <w:rStyle w:val="CommentReference"/>
        </w:rPr>
        <w:commentReference w:id="31"/>
      </w:r>
      <w:r w:rsidR="000753F3">
        <w:rPr>
          <w:sz w:val="22"/>
          <w:szCs w:val="22"/>
        </w:rPr>
        <w:t>, it can be assumed that the environment includes a variety of HPC</w:t>
      </w:r>
      <w:r w:rsidR="00315E7B">
        <w:rPr>
          <w:sz w:val="22"/>
          <w:szCs w:val="22"/>
        </w:rPr>
        <w:t xml:space="preserve"> </w:t>
      </w:r>
      <w:r w:rsidR="000753F3">
        <w:rPr>
          <w:sz w:val="22"/>
          <w:szCs w:val="22"/>
        </w:rPr>
        <w:t xml:space="preserve">systems, with and without GPU acceleration and </w:t>
      </w:r>
      <w:commentRangeStart w:id="32"/>
      <w:r w:rsidR="000753F3">
        <w:rPr>
          <w:sz w:val="22"/>
          <w:szCs w:val="22"/>
        </w:rPr>
        <w:t xml:space="preserve">with varying degrees of hardware profile optimization </w:t>
      </w:r>
      <w:commentRangeEnd w:id="32"/>
      <w:r w:rsidR="00840AD8">
        <w:rPr>
          <w:rStyle w:val="CommentReference"/>
        </w:rPr>
        <w:commentReference w:id="32"/>
      </w:r>
      <w:r w:rsidR="000753F3">
        <w:rPr>
          <w:sz w:val="22"/>
          <w:szCs w:val="22"/>
        </w:rPr>
        <w:t>as well as access to hyperscale cloud and user configurable hosted virtual machines and workstations.</w:t>
      </w:r>
      <w:r w:rsidR="0083248F" w:rsidRPr="00791A26">
        <w:rPr>
          <w:sz w:val="22"/>
          <w:szCs w:val="22"/>
        </w:rPr>
        <w:t xml:space="preserve"> Th</w:t>
      </w:r>
      <w:r w:rsidR="00580B95">
        <w:rPr>
          <w:sz w:val="22"/>
          <w:szCs w:val="22"/>
        </w:rPr>
        <w:t>is</w:t>
      </w:r>
      <w:r w:rsidR="0083248F" w:rsidRPr="00791A26">
        <w:rPr>
          <w:sz w:val="22"/>
          <w:szCs w:val="22"/>
        </w:rPr>
        <w:t xml:space="preserve"> provisioning of </w:t>
      </w:r>
      <w:del w:id="33" w:author="Arthur, Richard B (GE Research, US)" w:date="2022-06-02T12:57:00Z">
        <w:r w:rsidR="0083248F" w:rsidRPr="00791A26" w:rsidDel="00200033">
          <w:rPr>
            <w:sz w:val="22"/>
            <w:szCs w:val="22"/>
          </w:rPr>
          <w:delText xml:space="preserve">differently </w:delText>
        </w:r>
      </w:del>
      <w:ins w:id="34" w:author="Arthur, Richard B (GE Research, US)" w:date="2022-06-02T12:57:00Z">
        <w:r w:rsidR="00200033" w:rsidRPr="00791A26">
          <w:rPr>
            <w:sz w:val="22"/>
            <w:szCs w:val="22"/>
          </w:rPr>
          <w:t>differently</w:t>
        </w:r>
        <w:r w:rsidR="00200033">
          <w:rPr>
            <w:sz w:val="22"/>
            <w:szCs w:val="22"/>
          </w:rPr>
          <w:t>-</w:t>
        </w:r>
      </w:ins>
      <w:r w:rsidR="0083248F" w:rsidRPr="00791A26">
        <w:rPr>
          <w:sz w:val="22"/>
          <w:szCs w:val="22"/>
        </w:rPr>
        <w:t xml:space="preserve">abled nodes for different application purposes is typical </w:t>
      </w:r>
      <w:r w:rsidR="00522D8A" w:rsidRPr="00791A26">
        <w:rPr>
          <w:sz w:val="22"/>
          <w:szCs w:val="22"/>
        </w:rPr>
        <w:t xml:space="preserve">in modern </w:t>
      </w:r>
      <w:r w:rsidR="00FE2BFE">
        <w:rPr>
          <w:sz w:val="22"/>
          <w:szCs w:val="22"/>
        </w:rPr>
        <w:t>computing</w:t>
      </w:r>
      <w:r w:rsidR="00522D8A" w:rsidRPr="00791A26">
        <w:rPr>
          <w:sz w:val="22"/>
          <w:szCs w:val="22"/>
        </w:rPr>
        <w:t xml:space="preserve"> </w:t>
      </w:r>
      <w:r w:rsidR="0083248F" w:rsidRPr="00791A26">
        <w:rPr>
          <w:sz w:val="22"/>
          <w:szCs w:val="22"/>
        </w:rPr>
        <w:t>center</w:t>
      </w:r>
      <w:r w:rsidR="00522D8A" w:rsidRPr="00791A26">
        <w:rPr>
          <w:sz w:val="22"/>
          <w:szCs w:val="22"/>
        </w:rPr>
        <w:t>s</w:t>
      </w:r>
      <w:r w:rsidR="0083248F" w:rsidRPr="00791A26">
        <w:rPr>
          <w:sz w:val="22"/>
          <w:szCs w:val="22"/>
        </w:rPr>
        <w:t xml:space="preserve">, as </w:t>
      </w:r>
      <w:del w:id="35" w:author="Arthur, Richard B (GE Research, US)" w:date="2022-06-02T12:58:00Z">
        <w:r w:rsidR="0083248F" w:rsidRPr="00791A26" w:rsidDel="00200033">
          <w:rPr>
            <w:sz w:val="22"/>
            <w:szCs w:val="22"/>
          </w:rPr>
          <w:delText xml:space="preserve">seen also </w:delText>
        </w:r>
      </w:del>
      <w:ins w:id="36" w:author="Arthur, Richard B (GE Research, US)" w:date="2022-06-02T12:58:00Z">
        <w:r w:rsidR="00200033">
          <w:rPr>
            <w:sz w:val="22"/>
            <w:szCs w:val="22"/>
          </w:rPr>
          <w:t xml:space="preserve">pioneered and advanced by the </w:t>
        </w:r>
      </w:ins>
      <w:ins w:id="37" w:author="Arthur, Richard B (GE Research, US)" w:date="2022-06-02T12:59:00Z">
        <w:r w:rsidR="00200033">
          <w:rPr>
            <w:sz w:val="22"/>
            <w:szCs w:val="22"/>
          </w:rPr>
          <w:t xml:space="preserve">Leadership Computing Facilities </w:t>
        </w:r>
      </w:ins>
      <w:r w:rsidR="0083248F" w:rsidRPr="00791A26">
        <w:rPr>
          <w:sz w:val="22"/>
          <w:szCs w:val="22"/>
        </w:rPr>
        <w:t>at the national labs.</w:t>
      </w:r>
      <w:r w:rsidR="007522CE">
        <w:rPr>
          <w:rStyle w:val="FootnoteReference"/>
          <w:sz w:val="22"/>
          <w:szCs w:val="22"/>
        </w:rPr>
        <w:footnoteReference w:id="8"/>
      </w:r>
    </w:p>
    <w:p w14:paraId="04ADCE83" w14:textId="18A26C2C" w:rsidR="00374E03" w:rsidRDefault="00374E03">
      <w:pPr>
        <w:rPr>
          <w:sz w:val="22"/>
          <w:szCs w:val="22"/>
        </w:rPr>
      </w:pPr>
    </w:p>
    <w:p w14:paraId="60BBA538" w14:textId="2E6DD400" w:rsidR="00440145" w:rsidRDefault="00613970">
      <w:pPr>
        <w:rPr>
          <w:sz w:val="22"/>
          <w:szCs w:val="22"/>
        </w:rPr>
      </w:pPr>
      <w:r>
        <w:rPr>
          <w:sz w:val="22"/>
          <w:szCs w:val="22"/>
        </w:rPr>
        <w:t xml:space="preserve">The wide array of engineering </w:t>
      </w:r>
      <w:r w:rsidR="009301EB">
        <w:rPr>
          <w:sz w:val="22"/>
          <w:szCs w:val="22"/>
        </w:rPr>
        <w:t xml:space="preserve">domains required to realize these actionable insights requires an equally wide array of engineering applications, each with </w:t>
      </w:r>
      <w:del w:id="38" w:author="Arthur, Richard B (GE Research, US)" w:date="2022-06-02T12:59:00Z">
        <w:r w:rsidR="009301EB" w:rsidDel="00200033">
          <w:rPr>
            <w:sz w:val="22"/>
            <w:szCs w:val="22"/>
          </w:rPr>
          <w:delText xml:space="preserve">their </w:delText>
        </w:r>
      </w:del>
      <w:ins w:id="39" w:author="Arthur, Richard B (GE Research, US)" w:date="2022-06-02T12:59:00Z">
        <w:r w:rsidR="00200033">
          <w:rPr>
            <w:sz w:val="22"/>
            <w:szCs w:val="22"/>
          </w:rPr>
          <w:t xml:space="preserve">its </w:t>
        </w:r>
      </w:ins>
      <w:r w:rsidR="009301EB">
        <w:rPr>
          <w:sz w:val="22"/>
          <w:szCs w:val="22"/>
        </w:rPr>
        <w:t>own performance characteristics</w:t>
      </w:r>
      <w:r w:rsidR="00315E7B">
        <w:rPr>
          <w:sz w:val="22"/>
          <w:szCs w:val="22"/>
        </w:rPr>
        <w:t>, domain languages</w:t>
      </w:r>
      <w:r w:rsidR="009301EB">
        <w:rPr>
          <w:sz w:val="22"/>
          <w:szCs w:val="22"/>
        </w:rPr>
        <w:t xml:space="preserve"> and interfaces. </w:t>
      </w:r>
      <w:del w:id="40" w:author="Arthur, Richard B (GE Research, US)" w:date="2022-06-02T13:00:00Z">
        <w:r w:rsidR="009301EB" w:rsidDel="00200033">
          <w:rPr>
            <w:sz w:val="22"/>
            <w:szCs w:val="22"/>
          </w:rPr>
          <w:delText>This, when c</w:delText>
        </w:r>
      </w:del>
      <w:ins w:id="41" w:author="Arthur, Richard B (GE Research, US)" w:date="2022-06-02T13:00:00Z">
        <w:r w:rsidR="00200033">
          <w:rPr>
            <w:sz w:val="22"/>
            <w:szCs w:val="22"/>
          </w:rPr>
          <w:t>C</w:t>
        </w:r>
      </w:ins>
      <w:r w:rsidR="009301EB">
        <w:rPr>
          <w:sz w:val="22"/>
          <w:szCs w:val="22"/>
        </w:rPr>
        <w:t xml:space="preserve">ombined with the </w:t>
      </w:r>
      <w:del w:id="42" w:author="Arthur, Richard B (GE Research, US)" w:date="2022-06-02T13:00:00Z">
        <w:r w:rsidR="009301EB" w:rsidDel="00200033">
          <w:rPr>
            <w:sz w:val="22"/>
            <w:szCs w:val="22"/>
          </w:rPr>
          <w:delText xml:space="preserve">variety </w:delText>
        </w:r>
      </w:del>
      <w:ins w:id="43" w:author="Arthur, Richard B (GE Research, US)" w:date="2022-06-02T13:00:00Z">
        <w:r w:rsidR="00200033">
          <w:rPr>
            <w:sz w:val="22"/>
            <w:szCs w:val="22"/>
          </w:rPr>
          <w:t xml:space="preserve">diversity </w:t>
        </w:r>
      </w:ins>
      <w:r w:rsidR="009301EB">
        <w:rPr>
          <w:sz w:val="22"/>
          <w:szCs w:val="22"/>
        </w:rPr>
        <w:t xml:space="preserve">of scheduling (batch, interactive) and </w:t>
      </w:r>
      <w:r w:rsidR="00440145">
        <w:rPr>
          <w:sz w:val="22"/>
          <w:szCs w:val="22"/>
        </w:rPr>
        <w:t>pre- and post-processing</w:t>
      </w:r>
      <w:r w:rsidR="00597A7A">
        <w:rPr>
          <w:sz w:val="22"/>
          <w:szCs w:val="22"/>
        </w:rPr>
        <w:t xml:space="preserve"> </w:t>
      </w:r>
      <w:r w:rsidR="009301EB">
        <w:rPr>
          <w:sz w:val="22"/>
          <w:szCs w:val="22"/>
        </w:rPr>
        <w:t>capabilities commonly available to engineering practitioners</w:t>
      </w:r>
      <w:r w:rsidR="00440145">
        <w:rPr>
          <w:sz w:val="22"/>
          <w:szCs w:val="22"/>
        </w:rPr>
        <w:t>,</w:t>
      </w:r>
      <w:r w:rsidR="00511ED5">
        <w:rPr>
          <w:sz w:val="22"/>
          <w:szCs w:val="22"/>
        </w:rPr>
        <w:t xml:space="preserve"> </w:t>
      </w:r>
      <w:del w:id="44" w:author="Arthur, Richard B (GE Research, US)" w:date="2022-06-02T13:00:00Z">
        <w:r w:rsidR="00511ED5" w:rsidDel="00200033">
          <w:rPr>
            <w:sz w:val="22"/>
            <w:szCs w:val="22"/>
          </w:rPr>
          <w:delText>is a</w:delText>
        </w:r>
      </w:del>
      <w:ins w:id="45" w:author="Arthur, Richard B (GE Research, US)" w:date="2022-06-02T13:00:00Z">
        <w:r w:rsidR="00200033">
          <w:rPr>
            <w:sz w:val="22"/>
            <w:szCs w:val="22"/>
          </w:rPr>
          <w:t>lends</w:t>
        </w:r>
      </w:ins>
      <w:r w:rsidR="00511ED5">
        <w:rPr>
          <w:sz w:val="22"/>
          <w:szCs w:val="22"/>
        </w:rPr>
        <w:t xml:space="preserve"> further impetus towards </w:t>
      </w:r>
      <w:r w:rsidR="009301EB">
        <w:rPr>
          <w:sz w:val="22"/>
          <w:szCs w:val="22"/>
        </w:rPr>
        <w:t xml:space="preserve">a </w:t>
      </w:r>
      <w:ins w:id="46" w:author="Arthur, Richard B (GE Research, US)" w:date="2022-06-02T13:01:00Z">
        <w:r w:rsidR="00200033">
          <w:rPr>
            <w:sz w:val="22"/>
            <w:szCs w:val="22"/>
          </w:rPr>
          <w:t xml:space="preserve">coherent </w:t>
        </w:r>
      </w:ins>
      <w:r w:rsidR="009301EB">
        <w:rPr>
          <w:sz w:val="22"/>
          <w:szCs w:val="22"/>
        </w:rPr>
        <w:t xml:space="preserve">system </w:t>
      </w:r>
      <w:del w:id="47" w:author="Arthur, Richard B (GE Research, US)" w:date="2022-06-02T13:01:00Z">
        <w:r w:rsidR="009301EB" w:rsidDel="00200033">
          <w:rPr>
            <w:sz w:val="22"/>
            <w:szCs w:val="22"/>
          </w:rPr>
          <w:delText>that provides</w:delText>
        </w:r>
      </w:del>
      <w:ins w:id="48" w:author="Arthur, Richard B (GE Research, US)" w:date="2022-06-02T13:01:00Z">
        <w:r w:rsidR="00200033">
          <w:rPr>
            <w:sz w:val="22"/>
            <w:szCs w:val="22"/>
          </w:rPr>
          <w:t>able to provide</w:t>
        </w:r>
      </w:ins>
      <w:r w:rsidR="009301EB">
        <w:rPr>
          <w:sz w:val="22"/>
          <w:szCs w:val="22"/>
        </w:rPr>
        <w:t xml:space="preserve"> </w:t>
      </w:r>
      <w:r w:rsidR="00511ED5">
        <w:rPr>
          <w:sz w:val="22"/>
          <w:szCs w:val="22"/>
        </w:rPr>
        <w:t xml:space="preserve">asynchronous </w:t>
      </w:r>
      <w:r w:rsidR="009301EB">
        <w:rPr>
          <w:sz w:val="22"/>
          <w:szCs w:val="22"/>
        </w:rPr>
        <w:t xml:space="preserve">and </w:t>
      </w:r>
      <w:r w:rsidR="00511ED5">
        <w:rPr>
          <w:sz w:val="22"/>
          <w:szCs w:val="22"/>
        </w:rPr>
        <w:t>loose coupling for workflows</w:t>
      </w:r>
      <w:r w:rsidR="00315E7B">
        <w:rPr>
          <w:sz w:val="22"/>
          <w:szCs w:val="22"/>
        </w:rPr>
        <w:t xml:space="preserve"> and </w:t>
      </w:r>
      <w:ins w:id="49" w:author="Arthur, Richard B (GE Research, US)" w:date="2022-06-02T13:02:00Z">
        <w:r w:rsidR="00200033">
          <w:rPr>
            <w:sz w:val="22"/>
            <w:szCs w:val="22"/>
          </w:rPr>
          <w:t xml:space="preserve">functionally </w:t>
        </w:r>
      </w:ins>
      <w:r w:rsidR="00315E7B">
        <w:rPr>
          <w:sz w:val="22"/>
          <w:szCs w:val="22"/>
        </w:rPr>
        <w:t xml:space="preserve">ready </w:t>
      </w:r>
      <w:ins w:id="50" w:author="Arthur, Richard B (GE Research, US)" w:date="2022-06-02T13:02:00Z">
        <w:r w:rsidR="00200033">
          <w:rPr>
            <w:sz w:val="22"/>
            <w:szCs w:val="22"/>
          </w:rPr>
          <w:t xml:space="preserve">to integrate interoperability </w:t>
        </w:r>
      </w:ins>
      <w:r w:rsidR="00315E7B">
        <w:rPr>
          <w:sz w:val="22"/>
          <w:szCs w:val="22"/>
        </w:rPr>
        <w:t>mechanisms for translating between domain languages and system interfaces</w:t>
      </w:r>
      <w:r w:rsidR="00511ED5">
        <w:rPr>
          <w:sz w:val="22"/>
          <w:szCs w:val="22"/>
        </w:rPr>
        <w:t>. The</w:t>
      </w:r>
      <w:r>
        <w:rPr>
          <w:sz w:val="22"/>
          <w:szCs w:val="22"/>
        </w:rPr>
        <w:t xml:space="preserve"> loose coupling approach applies at various scales</w:t>
      </w:r>
      <w:r w:rsidR="00511ED5">
        <w:rPr>
          <w:sz w:val="22"/>
          <w:szCs w:val="22"/>
        </w:rPr>
        <w:t>, including</w:t>
      </w:r>
      <w:r w:rsidR="009301EB">
        <w:rPr>
          <w:sz w:val="22"/>
          <w:szCs w:val="22"/>
        </w:rPr>
        <w:t>,</w:t>
      </w:r>
      <w:r w:rsidR="00511ED5">
        <w:rPr>
          <w:sz w:val="22"/>
          <w:szCs w:val="22"/>
        </w:rPr>
        <w:t xml:space="preserve"> as stated</w:t>
      </w:r>
      <w:r w:rsidR="009301EB">
        <w:rPr>
          <w:sz w:val="22"/>
          <w:szCs w:val="22"/>
        </w:rPr>
        <w:t>,</w:t>
      </w:r>
      <w:r w:rsidR="00511ED5">
        <w:rPr>
          <w:sz w:val="22"/>
          <w:szCs w:val="22"/>
        </w:rPr>
        <w:t xml:space="preserve"> between applications collaborating in an orchestrated workflow, as well as between elements of the same application, for example, in </w:t>
      </w:r>
      <w:del w:id="51" w:author="Arthur, Richard B (GE Research, US)" w:date="2022-06-02T13:04:00Z">
        <w:r w:rsidR="00511ED5" w:rsidDel="00D70F7F">
          <w:rPr>
            <w:sz w:val="22"/>
            <w:szCs w:val="22"/>
          </w:rPr>
          <w:delText xml:space="preserve">an HPC </w:delText>
        </w:r>
      </w:del>
      <w:r w:rsidR="00511ED5">
        <w:rPr>
          <w:sz w:val="22"/>
          <w:szCs w:val="22"/>
        </w:rPr>
        <w:t xml:space="preserve">multi-physics </w:t>
      </w:r>
      <w:r w:rsidR="001053EB">
        <w:rPr>
          <w:sz w:val="22"/>
          <w:szCs w:val="22"/>
        </w:rPr>
        <w:t>co-</w:t>
      </w:r>
      <w:r w:rsidR="00511ED5">
        <w:rPr>
          <w:sz w:val="22"/>
          <w:szCs w:val="22"/>
        </w:rPr>
        <w:t xml:space="preserve">simulation. </w:t>
      </w:r>
      <w:r w:rsidR="00FD2D02">
        <w:rPr>
          <w:sz w:val="22"/>
          <w:szCs w:val="22"/>
        </w:rPr>
        <w:t xml:space="preserve">In so much as a single application </w:t>
      </w:r>
      <w:del w:id="52" w:author="Arthur, Richard B (GE Research, US)" w:date="2022-06-02T13:04:00Z">
        <w:r w:rsidR="00FD2D02" w:rsidDel="00D70F7F">
          <w:rPr>
            <w:sz w:val="22"/>
            <w:szCs w:val="22"/>
          </w:rPr>
          <w:delText>does not usually define a</w:delText>
        </w:r>
      </w:del>
      <w:ins w:id="53" w:author="Arthur, Richard B (GE Research, US)" w:date="2022-06-02T13:04:00Z">
        <w:r w:rsidR="00D70F7F">
          <w:rPr>
            <w:sz w:val="22"/>
            <w:szCs w:val="22"/>
          </w:rPr>
          <w:t xml:space="preserve">is not likely to </w:t>
        </w:r>
      </w:ins>
      <w:ins w:id="54" w:author="Arthur, Richard B (GE Research, US)" w:date="2022-06-02T13:05:00Z">
        <w:r w:rsidR="00D70F7F">
          <w:rPr>
            <w:sz w:val="22"/>
            <w:szCs w:val="22"/>
          </w:rPr>
          <w:t>elegantly encapsulate the end-to-end</w:t>
        </w:r>
      </w:ins>
      <w:r w:rsidR="00FD2D02">
        <w:rPr>
          <w:sz w:val="22"/>
          <w:szCs w:val="22"/>
        </w:rPr>
        <w:t xml:space="preserve"> </w:t>
      </w:r>
      <w:del w:id="55" w:author="Arthur, Richard B (GE Research, US)" w:date="2022-06-02T13:05:00Z">
        <w:r w:rsidR="00FD2D02" w:rsidDel="00D70F7F">
          <w:rPr>
            <w:sz w:val="22"/>
            <w:szCs w:val="22"/>
          </w:rPr>
          <w:delText xml:space="preserve">complete </w:delText>
        </w:r>
      </w:del>
      <w:r w:rsidR="00FD2D02">
        <w:rPr>
          <w:sz w:val="22"/>
          <w:szCs w:val="22"/>
        </w:rPr>
        <w:t xml:space="preserve">engineering process, it follows that figuratively </w:t>
      </w:r>
      <w:r w:rsidR="00F8534A">
        <w:rPr>
          <w:sz w:val="22"/>
          <w:szCs w:val="22"/>
        </w:rPr>
        <w:t>“</w:t>
      </w:r>
      <w:r w:rsidR="00FD2D02">
        <w:rPr>
          <w:sz w:val="22"/>
          <w:szCs w:val="22"/>
        </w:rPr>
        <w:t>the workflow is the app</w:t>
      </w:r>
      <w:ins w:id="56" w:author="Arthur, Richard B (GE Research, US)" w:date="2022-06-02T13:06:00Z">
        <w:r w:rsidR="00D70F7F">
          <w:rPr>
            <w:sz w:val="22"/>
            <w:szCs w:val="22"/>
          </w:rPr>
          <w:t>.</w:t>
        </w:r>
      </w:ins>
      <w:r w:rsidR="00F8534A">
        <w:rPr>
          <w:sz w:val="22"/>
          <w:szCs w:val="22"/>
        </w:rPr>
        <w:t>”</w:t>
      </w:r>
      <w:del w:id="57" w:author="Arthur, Richard B (GE Research, US)" w:date="2022-06-02T13:06:00Z">
        <w:r w:rsidR="00FD2D02" w:rsidDel="00D70F7F">
          <w:rPr>
            <w:sz w:val="22"/>
            <w:szCs w:val="22"/>
          </w:rPr>
          <w:delText>,</w:delText>
        </w:r>
      </w:del>
      <w:r w:rsidR="00FD2D02">
        <w:rPr>
          <w:sz w:val="22"/>
          <w:szCs w:val="22"/>
        </w:rPr>
        <w:t xml:space="preserve"> </w:t>
      </w:r>
      <w:del w:id="58" w:author="Arthur, Richard B (GE Research, US)" w:date="2022-06-02T13:06:00Z">
        <w:r w:rsidR="00FD2D02" w:rsidDel="00D70F7F">
          <w:rPr>
            <w:sz w:val="22"/>
            <w:szCs w:val="22"/>
          </w:rPr>
          <w:delText>and thus</w:delText>
        </w:r>
      </w:del>
      <w:r w:rsidR="00FD2D02">
        <w:rPr>
          <w:sz w:val="22"/>
          <w:szCs w:val="22"/>
        </w:rPr>
        <w:t xml:space="preserve"> </w:t>
      </w:r>
      <w:proofErr w:type="spellStart"/>
      <w:ins w:id="59" w:author="Arthur, Richard B (GE Research, US)" w:date="2022-06-02T13:06:00Z">
        <w:r w:rsidR="00D70F7F">
          <w:rPr>
            <w:sz w:val="22"/>
            <w:szCs w:val="22"/>
          </w:rPr>
          <w:t>Thereforre</w:t>
        </w:r>
        <w:proofErr w:type="spellEnd"/>
        <w:r w:rsidR="00D70F7F">
          <w:rPr>
            <w:sz w:val="22"/>
            <w:szCs w:val="22"/>
          </w:rPr>
          <w:t xml:space="preserve">, </w:t>
        </w:r>
      </w:ins>
      <w:r w:rsidR="00FD2D02">
        <w:rPr>
          <w:sz w:val="22"/>
          <w:szCs w:val="22"/>
        </w:rPr>
        <w:t xml:space="preserve">loose coupling </w:t>
      </w:r>
      <w:del w:id="60" w:author="Arthur, Richard B (GE Research, US)" w:date="2022-06-02T13:06:00Z">
        <w:r w:rsidR="00FD2D02" w:rsidDel="00D70F7F">
          <w:rPr>
            <w:sz w:val="22"/>
            <w:szCs w:val="22"/>
          </w:rPr>
          <w:delText xml:space="preserve">is </w:delText>
        </w:r>
      </w:del>
      <w:r w:rsidR="00FD2D02">
        <w:rPr>
          <w:sz w:val="22"/>
          <w:szCs w:val="22"/>
        </w:rPr>
        <w:t xml:space="preserve">necessarily </w:t>
      </w:r>
      <w:ins w:id="61" w:author="Arthur, Richard B (GE Research, US)" w:date="2022-06-02T13:06:00Z">
        <w:r w:rsidR="00D70F7F">
          <w:rPr>
            <w:sz w:val="22"/>
            <w:szCs w:val="22"/>
          </w:rPr>
          <w:t xml:space="preserve">becomes </w:t>
        </w:r>
      </w:ins>
      <w:r w:rsidR="00FD2D02">
        <w:rPr>
          <w:sz w:val="22"/>
          <w:szCs w:val="22"/>
        </w:rPr>
        <w:t xml:space="preserve">the dominant paradigm for heterogeneous applications.  </w:t>
      </w:r>
      <w:r w:rsidR="00511ED5">
        <w:rPr>
          <w:sz w:val="22"/>
          <w:szCs w:val="22"/>
        </w:rPr>
        <w:t>Loose coupling implies contractual interfaces between collaborating components</w:t>
      </w:r>
      <w:r w:rsidR="00A94E41">
        <w:rPr>
          <w:sz w:val="22"/>
          <w:szCs w:val="22"/>
        </w:rPr>
        <w:t>, and thus permits a wide range of implementations</w:t>
      </w:r>
      <w:r w:rsidR="00F97D42">
        <w:rPr>
          <w:sz w:val="22"/>
          <w:szCs w:val="22"/>
        </w:rPr>
        <w:t xml:space="preserve"> – in applications, in workflow constructions and executors, schedulers, and </w:t>
      </w:r>
      <w:del w:id="62" w:author="Arthur, Richard B (GE Research, US)" w:date="2022-06-02T13:07:00Z">
        <w:r w:rsidR="00F97D42" w:rsidDel="00D70F7F">
          <w:rPr>
            <w:sz w:val="22"/>
            <w:szCs w:val="22"/>
          </w:rPr>
          <w:delText xml:space="preserve">the </w:delText>
        </w:r>
      </w:del>
      <w:ins w:id="63" w:author="Arthur, Richard B (GE Research, US)" w:date="2022-06-02T13:07:00Z">
        <w:r w:rsidR="00D70F7F">
          <w:rPr>
            <w:sz w:val="22"/>
            <w:szCs w:val="22"/>
          </w:rPr>
          <w:t>better adapting to</w:t>
        </w:r>
      </w:ins>
      <w:ins w:id="64" w:author="Arthur, Richard B (GE Research, US)" w:date="2022-06-02T13:08:00Z">
        <w:r w:rsidR="00D70F7F">
          <w:rPr>
            <w:sz w:val="22"/>
            <w:szCs w:val="22"/>
          </w:rPr>
          <w:t xml:space="preserve"> growing diversity in the</w:t>
        </w:r>
      </w:ins>
      <w:ins w:id="65" w:author="Arthur, Richard B (GE Research, US)" w:date="2022-06-02T13:07:00Z">
        <w:r w:rsidR="00D70F7F">
          <w:rPr>
            <w:sz w:val="22"/>
            <w:szCs w:val="22"/>
          </w:rPr>
          <w:t xml:space="preserve"> </w:t>
        </w:r>
      </w:ins>
      <w:r w:rsidR="00F97D42">
        <w:rPr>
          <w:sz w:val="22"/>
          <w:szCs w:val="22"/>
        </w:rPr>
        <w:t xml:space="preserve">underlying </w:t>
      </w:r>
      <w:r w:rsidR="00F97D42">
        <w:rPr>
          <w:sz w:val="22"/>
          <w:szCs w:val="22"/>
        </w:rPr>
        <w:lastRenderedPageBreak/>
        <w:t xml:space="preserve">hardware </w:t>
      </w:r>
      <w:ins w:id="66" w:author="Arthur, Richard B (GE Research, US)" w:date="2022-06-02T13:08:00Z">
        <w:r w:rsidR="00D70F7F">
          <w:rPr>
            <w:sz w:val="22"/>
            <w:szCs w:val="22"/>
          </w:rPr>
          <w:t>architectures</w:t>
        </w:r>
      </w:ins>
      <w:del w:id="67" w:author="Arthur, Richard B (GE Research, US)" w:date="2022-06-02T13:08:00Z">
        <w:r w:rsidR="00F97D42" w:rsidDel="00D70F7F">
          <w:rPr>
            <w:sz w:val="22"/>
            <w:szCs w:val="22"/>
          </w:rPr>
          <w:delText>itself which grows in diversity</w:delText>
        </w:r>
      </w:del>
      <w:r w:rsidR="00F97D42">
        <w:rPr>
          <w:sz w:val="22"/>
          <w:szCs w:val="22"/>
        </w:rPr>
        <w:t>.</w:t>
      </w:r>
      <w:r w:rsidR="003709ED">
        <w:rPr>
          <w:rStyle w:val="FootnoteReference"/>
          <w:sz w:val="22"/>
          <w:szCs w:val="22"/>
        </w:rPr>
        <w:footnoteReference w:id="9"/>
      </w:r>
      <w:r w:rsidR="00F97D42">
        <w:rPr>
          <w:sz w:val="22"/>
          <w:szCs w:val="22"/>
        </w:rPr>
        <w:t xml:space="preserve"> </w:t>
      </w:r>
      <w:r w:rsidR="00440145">
        <w:rPr>
          <w:sz w:val="22"/>
          <w:szCs w:val="22"/>
        </w:rPr>
        <w:t xml:space="preserve"> </w:t>
      </w:r>
      <w:r w:rsidR="00930590">
        <w:rPr>
          <w:sz w:val="22"/>
          <w:szCs w:val="22"/>
        </w:rPr>
        <w:t xml:space="preserve">Asynchronous loose coupling </w:t>
      </w:r>
      <w:r w:rsidR="00440145">
        <w:rPr>
          <w:sz w:val="22"/>
          <w:szCs w:val="22"/>
        </w:rPr>
        <w:t>of components is often achieved with message-oriented architectures and event handlers.</w:t>
      </w:r>
      <w:r w:rsidR="0073546E">
        <w:rPr>
          <w:rStyle w:val="FootnoteReference"/>
          <w:sz w:val="22"/>
          <w:szCs w:val="22"/>
        </w:rPr>
        <w:footnoteReference w:id="10"/>
      </w:r>
    </w:p>
    <w:p w14:paraId="7E077DAC" w14:textId="006D3C47" w:rsidR="009301EB" w:rsidRDefault="009301EB">
      <w:pPr>
        <w:rPr>
          <w:sz w:val="22"/>
          <w:szCs w:val="22"/>
        </w:rPr>
      </w:pPr>
    </w:p>
    <w:p w14:paraId="79AE2EF4" w14:textId="3213A7E5" w:rsidR="009301EB" w:rsidRPr="00DB29AC" w:rsidRDefault="00D70F7F" w:rsidP="00A806FF">
      <w:pPr>
        <w:rPr>
          <w:sz w:val="22"/>
          <w:szCs w:val="22"/>
          <w:rPrChange w:id="68" w:author="Arthur, Richard B (GE Research, US)" w:date="2022-06-02T13:15:00Z">
            <w:rPr/>
          </w:rPrChange>
        </w:rPr>
      </w:pPr>
      <w:ins w:id="69" w:author="Arthur, Richard B (GE Research, US)" w:date="2022-06-02T13:11:00Z">
        <w:r>
          <w:rPr>
            <w:sz w:val="22"/>
            <w:szCs w:val="22"/>
          </w:rPr>
          <w:t xml:space="preserve">A core tenet </w:t>
        </w:r>
      </w:ins>
      <w:ins w:id="70" w:author="Arthur, Richard B (GE Research, US)" w:date="2022-06-02T13:23:00Z">
        <w:r w:rsidR="00DB29AC">
          <w:rPr>
            <w:sz w:val="22"/>
            <w:szCs w:val="22"/>
          </w:rPr>
          <w:t xml:space="preserve">of </w:t>
        </w:r>
      </w:ins>
      <w:ins w:id="71" w:author="Arthur, Richard B (GE Research, US)" w:date="2022-06-02T13:11:00Z">
        <w:r>
          <w:rPr>
            <w:sz w:val="22"/>
            <w:szCs w:val="22"/>
          </w:rPr>
          <w:t>co-design</w:t>
        </w:r>
      </w:ins>
      <w:ins w:id="72" w:author="Arthur, Richard B (GE Research, US)" w:date="2022-06-02T13:22:00Z">
        <w:r w:rsidR="00DB29AC">
          <w:rPr>
            <w:sz w:val="22"/>
            <w:szCs w:val="22"/>
          </w:rPr>
          <w:t xml:space="preserve"> </w:t>
        </w:r>
      </w:ins>
      <w:ins w:id="73" w:author="Arthur, Richard B (GE Research, US)" w:date="2022-06-02T13:11:00Z">
        <w:r>
          <w:rPr>
            <w:sz w:val="22"/>
            <w:szCs w:val="22"/>
          </w:rPr>
          <w:t xml:space="preserve">is </w:t>
        </w:r>
      </w:ins>
      <w:ins w:id="74" w:author="Arthur, Richard B (GE Research, US)" w:date="2022-06-02T13:12:00Z">
        <w:r>
          <w:rPr>
            <w:sz w:val="22"/>
            <w:szCs w:val="22"/>
          </w:rPr>
          <w:t xml:space="preserve">pragmatism in </w:t>
        </w:r>
      </w:ins>
      <w:ins w:id="75" w:author="Arthur, Richard B (GE Research, US)" w:date="2022-06-02T13:11:00Z">
        <w:r>
          <w:rPr>
            <w:sz w:val="22"/>
            <w:szCs w:val="22"/>
          </w:rPr>
          <w:t>implementation</w:t>
        </w:r>
      </w:ins>
      <w:ins w:id="76" w:author="Arthur, Richard B (GE Research, US)" w:date="2022-06-02T13:23:00Z">
        <w:r w:rsidR="00DB29AC">
          <w:rPr>
            <w:sz w:val="22"/>
            <w:szCs w:val="22"/>
          </w:rPr>
          <w:t xml:space="preserve">. To advance capability and performance, applications must </w:t>
        </w:r>
      </w:ins>
      <w:ins w:id="77" w:author="Arthur, Richard B (GE Research, US)" w:date="2022-06-02T13:24:00Z">
        <w:r w:rsidR="00A806FF">
          <w:rPr>
            <w:sz w:val="22"/>
            <w:szCs w:val="22"/>
          </w:rPr>
          <w:t xml:space="preserve">leverage programming abstractions, composition frameworks, and </w:t>
        </w:r>
      </w:ins>
      <w:ins w:id="78" w:author="Arthur, Richard B (GE Research, US)" w:date="2022-06-02T13:25:00Z">
        <w:r w:rsidR="00A806FF">
          <w:rPr>
            <w:sz w:val="22"/>
            <w:szCs w:val="22"/>
          </w:rPr>
          <w:t xml:space="preserve">numerical methods libraries which in turn conform to </w:t>
        </w:r>
      </w:ins>
      <w:ins w:id="79" w:author="Arthur, Richard B (GE Research, US)" w:date="2022-06-02T13:26:00Z">
        <w:r w:rsidR="00A806FF">
          <w:rPr>
            <w:sz w:val="22"/>
            <w:szCs w:val="22"/>
          </w:rPr>
          <w:t xml:space="preserve">algorithms and data structures that </w:t>
        </w:r>
      </w:ins>
      <w:ins w:id="80" w:author="Arthur, Richard B (GE Research, US)" w:date="2022-06-02T13:27:00Z">
        <w:r w:rsidR="00A806FF">
          <w:rPr>
            <w:sz w:val="22"/>
            <w:szCs w:val="22"/>
          </w:rPr>
          <w:t xml:space="preserve">efficiently exploit </w:t>
        </w:r>
      </w:ins>
      <w:ins w:id="81" w:author="Arthur, Richard B (GE Research, US)" w:date="2022-06-02T13:14:00Z">
        <w:r w:rsidR="00DB29AC" w:rsidRPr="00A806FF">
          <w:rPr>
            <w:sz w:val="22"/>
            <w:szCs w:val="22"/>
            <w:rPrChange w:id="82" w:author="Arthur, Richard B (GE Research, US)" w:date="2022-06-02T13:27:00Z">
              <w:rPr/>
            </w:rPrChange>
          </w:rPr>
          <w:t>the state of the art in (hardware) system architecture</w:t>
        </w:r>
      </w:ins>
      <w:ins w:id="83" w:author="Arthur, Richard B (GE Research, US)" w:date="2022-06-02T13:27:00Z">
        <w:r w:rsidR="00A806FF">
          <w:rPr>
            <w:sz w:val="22"/>
            <w:szCs w:val="22"/>
          </w:rPr>
          <w:t xml:space="preserve">. </w:t>
        </w:r>
      </w:ins>
      <w:ins w:id="84" w:author="Arthur, Richard B (GE Research, US)" w:date="2022-06-02T13:11:00Z">
        <w:r w:rsidRPr="00DB29AC">
          <w:rPr>
            <w:sz w:val="22"/>
            <w:szCs w:val="22"/>
            <w:rPrChange w:id="85" w:author="Arthur, Richard B (GE Research, US)" w:date="2022-06-02T13:15:00Z">
              <w:rPr/>
            </w:rPrChange>
          </w:rPr>
          <w:t xml:space="preserve"> </w:t>
        </w:r>
      </w:ins>
      <w:ins w:id="86" w:author="Arthur, Richard B (GE Research, US)" w:date="2022-06-02T13:30:00Z">
        <w:r w:rsidR="00A806FF">
          <w:rPr>
            <w:sz w:val="22"/>
            <w:szCs w:val="22"/>
          </w:rPr>
          <w:t xml:space="preserve"> </w:t>
        </w:r>
      </w:ins>
      <w:ins w:id="87" w:author="Arthur, Richard B (GE Research, US)" w:date="2022-06-02T15:11:00Z">
        <w:r w:rsidR="00391E06">
          <w:rPr>
            <w:sz w:val="22"/>
            <w:szCs w:val="22"/>
          </w:rPr>
          <w:t xml:space="preserve">Advances in </w:t>
        </w:r>
      </w:ins>
      <w:ins w:id="88" w:author="Arthur, Richard B (GE Research, US)" w:date="2022-06-02T15:09:00Z">
        <w:r w:rsidR="00391E06">
          <w:rPr>
            <w:sz w:val="22"/>
            <w:szCs w:val="22"/>
          </w:rPr>
          <w:t xml:space="preserve">domain applications </w:t>
        </w:r>
      </w:ins>
      <w:ins w:id="89" w:author="Arthur, Richard B (GE Research, US)" w:date="2022-06-02T15:11:00Z">
        <w:r w:rsidR="00391E06">
          <w:rPr>
            <w:sz w:val="22"/>
            <w:szCs w:val="22"/>
          </w:rPr>
          <w:t xml:space="preserve">should </w:t>
        </w:r>
      </w:ins>
      <w:ins w:id="90" w:author="Arthur, Richard B (GE Research, US)" w:date="2022-06-02T15:02:00Z">
        <w:r w:rsidR="00391E06">
          <w:rPr>
            <w:sz w:val="22"/>
            <w:szCs w:val="22"/>
          </w:rPr>
          <w:t>proceed</w:t>
        </w:r>
      </w:ins>
      <w:ins w:id="91" w:author="Arthur, Richard B (GE Research, US)" w:date="2022-06-02T15:04:00Z">
        <w:r w:rsidR="00391E06">
          <w:rPr>
            <w:sz w:val="22"/>
            <w:szCs w:val="22"/>
          </w:rPr>
          <w:t xml:space="preserve"> following </w:t>
        </w:r>
      </w:ins>
      <w:ins w:id="92" w:author="Arthur, Richard B (GE Research, US)" w:date="2022-06-02T15:05:00Z">
        <w:r w:rsidR="00391E06">
          <w:rPr>
            <w:sz w:val="22"/>
            <w:szCs w:val="22"/>
          </w:rPr>
          <w:t xml:space="preserve">technical </w:t>
        </w:r>
      </w:ins>
      <w:ins w:id="93" w:author="Arthur, Richard B (GE Research, US)" w:date="2022-06-02T15:04:00Z">
        <w:r w:rsidR="00391E06">
          <w:rPr>
            <w:sz w:val="22"/>
            <w:szCs w:val="22"/>
          </w:rPr>
          <w:t>progress in the</w:t>
        </w:r>
      </w:ins>
      <w:ins w:id="94" w:author="Arthur, Richard B (GE Research, US)" w:date="2022-06-02T15:06:00Z">
        <w:r w:rsidR="00391E06">
          <w:rPr>
            <w:sz w:val="22"/>
            <w:szCs w:val="22"/>
          </w:rPr>
          <w:t xml:space="preserve"> underlying software and hardware infrastructure</w:t>
        </w:r>
      </w:ins>
      <w:ins w:id="95" w:author="Arthur, Richard B (GE Research, US)" w:date="2022-06-02T15:11:00Z">
        <w:r w:rsidR="00E638E9">
          <w:rPr>
            <w:sz w:val="22"/>
            <w:szCs w:val="22"/>
          </w:rPr>
          <w:t xml:space="preserve">. </w:t>
        </w:r>
      </w:ins>
      <w:ins w:id="96" w:author="Arthur, Richard B (GE Research, US)" w:date="2022-06-02T15:13:00Z">
        <w:r w:rsidR="00E638E9">
          <w:rPr>
            <w:sz w:val="22"/>
            <w:szCs w:val="22"/>
          </w:rPr>
          <w:t>T</w:t>
        </w:r>
      </w:ins>
      <w:ins w:id="97" w:author="Arthur, Richard B (GE Research, US)" w:date="2022-06-02T15:12:00Z">
        <w:r w:rsidR="00E638E9">
          <w:rPr>
            <w:sz w:val="22"/>
            <w:szCs w:val="22"/>
          </w:rPr>
          <w:t>he</w:t>
        </w:r>
      </w:ins>
      <w:ins w:id="98" w:author="Arthur, Richard B (GE Research, US)" w:date="2022-06-02T15:07:00Z">
        <w:r w:rsidR="00391E06">
          <w:rPr>
            <w:sz w:val="22"/>
            <w:szCs w:val="22"/>
          </w:rPr>
          <w:t xml:space="preserve"> application workflow system must </w:t>
        </w:r>
      </w:ins>
      <w:ins w:id="99" w:author="Arthur, Richard B (GE Research, US)" w:date="2022-06-02T15:14:00Z">
        <w:r w:rsidR="00E638E9">
          <w:rPr>
            <w:sz w:val="22"/>
            <w:szCs w:val="22"/>
          </w:rPr>
          <w:t xml:space="preserve">therefore </w:t>
        </w:r>
      </w:ins>
      <w:ins w:id="100" w:author="Arthur, Richard B (GE Research, US)" w:date="2022-06-02T15:07:00Z">
        <w:r w:rsidR="00391E06">
          <w:rPr>
            <w:sz w:val="22"/>
            <w:szCs w:val="22"/>
          </w:rPr>
          <w:t xml:space="preserve">facilitate </w:t>
        </w:r>
      </w:ins>
      <w:ins w:id="101" w:author="Arthur, Richard B (GE Research, US)" w:date="2022-06-02T15:08:00Z">
        <w:r w:rsidR="00391E06">
          <w:rPr>
            <w:sz w:val="22"/>
            <w:szCs w:val="22"/>
          </w:rPr>
          <w:t xml:space="preserve">agile adoption of </w:t>
        </w:r>
      </w:ins>
      <w:ins w:id="102" w:author="Arthur, Richard B (GE Research, US)" w:date="2022-06-02T15:15:00Z">
        <w:r w:rsidR="00E638E9">
          <w:rPr>
            <w:sz w:val="22"/>
            <w:szCs w:val="22"/>
          </w:rPr>
          <w:t>improved</w:t>
        </w:r>
      </w:ins>
      <w:ins w:id="103" w:author="Arthur, Richard B (GE Research, US)" w:date="2022-06-02T15:08:00Z">
        <w:r w:rsidR="00391E06">
          <w:rPr>
            <w:sz w:val="22"/>
            <w:szCs w:val="22"/>
          </w:rPr>
          <w:t xml:space="preserve"> implementations</w:t>
        </w:r>
      </w:ins>
      <w:ins w:id="104" w:author="Arthur, Richard B (GE Research, US)" w:date="2022-06-02T15:14:00Z">
        <w:r w:rsidR="00E638E9">
          <w:rPr>
            <w:sz w:val="22"/>
            <w:szCs w:val="22"/>
          </w:rPr>
          <w:t xml:space="preserve"> at any level of the ecosystem, and communicate </w:t>
        </w:r>
      </w:ins>
      <w:ins w:id="105" w:author="Arthur, Richard B (GE Research, US)" w:date="2022-06-02T15:15:00Z">
        <w:r w:rsidR="00E638E9">
          <w:rPr>
            <w:sz w:val="22"/>
            <w:szCs w:val="22"/>
          </w:rPr>
          <w:t>novel and enhanced capabilities to the users of the system</w:t>
        </w:r>
      </w:ins>
      <w:del w:id="106" w:author="Arthur, Richard B (GE Research, US)" w:date="2022-06-02T15:15:00Z">
        <w:r w:rsidR="009301EB" w:rsidRPr="00DB29AC" w:rsidDel="00E638E9">
          <w:rPr>
            <w:sz w:val="22"/>
            <w:szCs w:val="22"/>
            <w:rPrChange w:id="107" w:author="Arthur, Richard B (GE Research, US)" w:date="2022-06-02T13:15:00Z">
              <w:rPr/>
            </w:rPrChange>
          </w:rPr>
          <w:delText xml:space="preserve">Within each domain, advances in numerical methods are almost always proceeded </w:delText>
        </w:r>
        <w:r w:rsidR="00174592" w:rsidRPr="00DB29AC" w:rsidDel="00E638E9">
          <w:rPr>
            <w:sz w:val="22"/>
            <w:szCs w:val="22"/>
            <w:rPrChange w:id="108" w:author="Arthur, Richard B (GE Research, US)" w:date="2022-06-02T13:15:00Z">
              <w:rPr/>
            </w:rPrChange>
          </w:rPr>
          <w:delText xml:space="preserve">by a new advent in computational capability, coupled with the novel mathematical libraries, programming languages and other abstractions required to enable these advancements. The digital system must enable the rapid adoption of new libraries, languages, </w:delText>
        </w:r>
        <w:r w:rsidR="00B03275" w:rsidRPr="00DB29AC" w:rsidDel="00E638E9">
          <w:rPr>
            <w:sz w:val="22"/>
            <w:szCs w:val="22"/>
            <w:rPrChange w:id="109" w:author="Arthur, Richard B (GE Research, US)" w:date="2022-06-02T13:15:00Z">
              <w:rPr/>
            </w:rPrChange>
          </w:rPr>
          <w:delText>methods,</w:delText>
        </w:r>
        <w:r w:rsidR="00174592" w:rsidRPr="00DB29AC" w:rsidDel="00E638E9">
          <w:rPr>
            <w:sz w:val="22"/>
            <w:szCs w:val="22"/>
            <w:rPrChange w:id="110" w:author="Arthur, Richard B (GE Research, US)" w:date="2022-06-02T13:15:00Z">
              <w:rPr/>
            </w:rPrChange>
          </w:rPr>
          <w:delText xml:space="preserve"> and capabilities and to be able to characterize and communicate these advancements to the consumers of the system</w:delText>
        </w:r>
      </w:del>
      <w:r w:rsidR="00174592" w:rsidRPr="00DB29AC">
        <w:rPr>
          <w:sz w:val="22"/>
          <w:szCs w:val="22"/>
          <w:rPrChange w:id="111" w:author="Arthur, Richard B (GE Research, US)" w:date="2022-06-02T13:15:00Z">
            <w:rPr/>
          </w:rPrChange>
        </w:rPr>
        <w:t xml:space="preserve">. </w:t>
      </w:r>
    </w:p>
    <w:p w14:paraId="2B5369F1" w14:textId="77777777" w:rsidR="00400787" w:rsidRDefault="00400787">
      <w:pPr>
        <w:rPr>
          <w:sz w:val="22"/>
          <w:szCs w:val="22"/>
        </w:rPr>
      </w:pPr>
    </w:p>
    <w:p w14:paraId="35538000" w14:textId="6F7F2F92" w:rsidR="00FC34FE" w:rsidRDefault="00374E03">
      <w:pPr>
        <w:rPr>
          <w:sz w:val="22"/>
          <w:szCs w:val="22"/>
        </w:rPr>
      </w:pPr>
      <w:r>
        <w:rPr>
          <w:sz w:val="22"/>
          <w:szCs w:val="22"/>
        </w:rPr>
        <w:t xml:space="preserve">Data produced and consumed </w:t>
      </w:r>
      <w:r w:rsidR="00A0590F">
        <w:rPr>
          <w:sz w:val="22"/>
          <w:szCs w:val="22"/>
        </w:rPr>
        <w:t xml:space="preserve">by the workflows </w:t>
      </w:r>
      <w:r>
        <w:rPr>
          <w:sz w:val="22"/>
          <w:szCs w:val="22"/>
        </w:rPr>
        <w:t>varies by type, size,</w:t>
      </w:r>
      <w:r w:rsidR="00A015AD">
        <w:rPr>
          <w:rStyle w:val="FootnoteReference"/>
          <w:sz w:val="22"/>
          <w:szCs w:val="22"/>
        </w:rPr>
        <w:footnoteReference w:id="11"/>
      </w:r>
      <w:r>
        <w:rPr>
          <w:sz w:val="22"/>
          <w:szCs w:val="22"/>
        </w:rPr>
        <w:t xml:space="preserve"> and importantly by security classification</w:t>
      </w:r>
      <w:r w:rsidR="00FB65CB">
        <w:rPr>
          <w:sz w:val="22"/>
          <w:szCs w:val="22"/>
        </w:rPr>
        <w:t>s and control requirements</w:t>
      </w:r>
      <w:del w:id="112" w:author="Arthur, Richard B (GE Research, US)" w:date="2022-06-02T15:17:00Z">
        <w:r w:rsidDel="00E638E9">
          <w:rPr>
            <w:sz w:val="22"/>
            <w:szCs w:val="22"/>
          </w:rPr>
          <w:delText>,</w:delText>
        </w:r>
      </w:del>
      <w:ins w:id="113" w:author="Arthur, Richard B (GE Research, US)" w:date="2022-06-02T15:17:00Z">
        <w:r w:rsidR="00E638E9">
          <w:rPr>
            <w:sz w:val="22"/>
            <w:szCs w:val="22"/>
          </w:rPr>
          <w:t>;</w:t>
        </w:r>
      </w:ins>
      <w:r>
        <w:rPr>
          <w:sz w:val="22"/>
          <w:szCs w:val="22"/>
        </w:rPr>
        <w:t xml:space="preserve"> </w:t>
      </w:r>
      <w:ins w:id="114" w:author="Arthur, Richard B (GE Research, US)" w:date="2022-06-02T15:17:00Z">
        <w:r w:rsidR="00E638E9">
          <w:rPr>
            <w:sz w:val="22"/>
            <w:szCs w:val="22"/>
          </w:rPr>
          <w:t xml:space="preserve">requirements </w:t>
        </w:r>
      </w:ins>
      <w:r>
        <w:rPr>
          <w:sz w:val="22"/>
          <w:szCs w:val="22"/>
        </w:rPr>
        <w:t xml:space="preserve">both internal </w:t>
      </w:r>
      <w:r w:rsidR="00FB65CB">
        <w:rPr>
          <w:sz w:val="22"/>
          <w:szCs w:val="22"/>
        </w:rPr>
        <w:t xml:space="preserve">to an organization as well as </w:t>
      </w:r>
      <w:del w:id="115" w:author="Arthur, Richard B (GE Research, US)" w:date="2022-06-02T15:17:00Z">
        <w:r w:rsidR="00FB65CB" w:rsidDel="00E638E9">
          <w:rPr>
            <w:sz w:val="22"/>
            <w:szCs w:val="22"/>
          </w:rPr>
          <w:delText xml:space="preserve">those </w:delText>
        </w:r>
      </w:del>
      <w:r w:rsidR="00FB65CB">
        <w:rPr>
          <w:sz w:val="22"/>
          <w:szCs w:val="22"/>
        </w:rPr>
        <w:t xml:space="preserve">established </w:t>
      </w:r>
      <w:del w:id="116" w:author="Arthur, Richard B (GE Research, US)" w:date="2022-06-02T15:18:00Z">
        <w:r w:rsidR="00FB65CB" w:rsidDel="00E638E9">
          <w:rPr>
            <w:sz w:val="22"/>
            <w:szCs w:val="22"/>
          </w:rPr>
          <w:delText>in law within a given country or region</w:delText>
        </w:r>
      </w:del>
      <w:ins w:id="117" w:author="Arthur, Richard B (GE Research, US)" w:date="2022-06-02T15:18:00Z">
        <w:r w:rsidR="00E638E9">
          <w:rPr>
            <w:sz w:val="22"/>
            <w:szCs w:val="22"/>
          </w:rPr>
          <w:t xml:space="preserve">through </w:t>
        </w:r>
      </w:ins>
      <w:ins w:id="118" w:author="Arthur, Richard B (GE Research, US)" w:date="2022-06-02T15:19:00Z">
        <w:r w:rsidR="00E638E9">
          <w:rPr>
            <w:sz w:val="22"/>
            <w:szCs w:val="22"/>
          </w:rPr>
          <w:t>legal</w:t>
        </w:r>
      </w:ins>
      <w:ins w:id="119" w:author="Arthur, Richard B (GE Research, US)" w:date="2022-06-02T15:18:00Z">
        <w:r w:rsidR="00E638E9">
          <w:rPr>
            <w:sz w:val="22"/>
            <w:szCs w:val="22"/>
          </w:rPr>
          <w:t xml:space="preserve"> and regulatory compliance</w:t>
        </w:r>
      </w:ins>
      <w:r>
        <w:rPr>
          <w:sz w:val="22"/>
          <w:szCs w:val="22"/>
        </w:rPr>
        <w:t xml:space="preserve">. </w:t>
      </w:r>
      <w:r w:rsidR="00FB65CB">
        <w:rPr>
          <w:sz w:val="22"/>
          <w:szCs w:val="22"/>
        </w:rPr>
        <w:t>Establishing a data</w:t>
      </w:r>
      <w:r>
        <w:rPr>
          <w:sz w:val="22"/>
          <w:szCs w:val="22"/>
        </w:rPr>
        <w:t xml:space="preserve"> t</w:t>
      </w:r>
      <w:r w:rsidR="00465987">
        <w:rPr>
          <w:sz w:val="22"/>
          <w:szCs w:val="22"/>
        </w:rPr>
        <w:t>enancy</w:t>
      </w:r>
      <w:r>
        <w:rPr>
          <w:sz w:val="22"/>
          <w:szCs w:val="22"/>
        </w:rPr>
        <w:t xml:space="preserve">, or a grouping of similar </w:t>
      </w:r>
      <w:r w:rsidR="00F767BC">
        <w:rPr>
          <w:sz w:val="22"/>
          <w:szCs w:val="22"/>
        </w:rPr>
        <w:t xml:space="preserve">authenticated </w:t>
      </w:r>
      <w:r>
        <w:rPr>
          <w:sz w:val="22"/>
          <w:szCs w:val="22"/>
        </w:rPr>
        <w:t>users</w:t>
      </w:r>
      <w:r w:rsidR="00FB65CB">
        <w:rPr>
          <w:sz w:val="22"/>
          <w:szCs w:val="22"/>
        </w:rPr>
        <w:t>, human or otherwise, along with their access to the data required for the relevant design process/working, requires the</w:t>
      </w:r>
      <w:r w:rsidR="003D1CCA">
        <w:rPr>
          <w:sz w:val="22"/>
          <w:szCs w:val="22"/>
        </w:rPr>
        <w:t xml:space="preserve"> collection, validation, </w:t>
      </w:r>
      <w:r w:rsidR="00713612">
        <w:rPr>
          <w:sz w:val="22"/>
          <w:szCs w:val="22"/>
        </w:rPr>
        <w:t>storage,</w:t>
      </w:r>
      <w:r w:rsidR="003D1CCA">
        <w:rPr>
          <w:sz w:val="22"/>
          <w:szCs w:val="22"/>
        </w:rPr>
        <w:t xml:space="preserve"> and processing of a complex array of metadata.  </w:t>
      </w:r>
      <w:r>
        <w:rPr>
          <w:sz w:val="22"/>
          <w:szCs w:val="22"/>
        </w:rPr>
        <w:t>A multi-tenan</w:t>
      </w:r>
      <w:r w:rsidR="003D1CCA">
        <w:rPr>
          <w:sz w:val="22"/>
          <w:szCs w:val="22"/>
        </w:rPr>
        <w:t>t</w:t>
      </w:r>
      <w:r>
        <w:rPr>
          <w:sz w:val="22"/>
          <w:szCs w:val="22"/>
        </w:rPr>
        <w:t xml:space="preserve"> system must </w:t>
      </w:r>
      <w:r w:rsidR="003D1CCA">
        <w:rPr>
          <w:sz w:val="22"/>
          <w:szCs w:val="22"/>
        </w:rPr>
        <w:t>enable and allow for the establishment of logically, and sometimes physically segregated data tenancies and must contain systems and practices for storing and strictly protecting the auditable meta</w:t>
      </w:r>
      <w:del w:id="120" w:author="Gallo, Andrew (GE Research, US)" w:date="2022-06-04T20:52:00Z">
        <w:r w:rsidR="003D1CCA" w:rsidDel="00B14083">
          <w:rPr>
            <w:sz w:val="22"/>
            <w:szCs w:val="22"/>
          </w:rPr>
          <w:delText xml:space="preserve"> </w:delText>
        </w:r>
      </w:del>
      <w:r w:rsidR="003D1CCA">
        <w:rPr>
          <w:sz w:val="22"/>
          <w:szCs w:val="22"/>
        </w:rPr>
        <w:t>data required for each tenancy.</w:t>
      </w:r>
      <w:r>
        <w:rPr>
          <w:sz w:val="22"/>
          <w:szCs w:val="22"/>
        </w:rPr>
        <w:t xml:space="preserve"> </w:t>
      </w:r>
      <w:r w:rsidR="00174592">
        <w:rPr>
          <w:sz w:val="22"/>
          <w:szCs w:val="22"/>
        </w:rPr>
        <w:t>In an ideal situation, every data</w:t>
      </w:r>
      <w:r w:rsidR="003D1CCA">
        <w:rPr>
          <w:sz w:val="22"/>
          <w:szCs w:val="22"/>
        </w:rPr>
        <w:t xml:space="preserve"> tenancy, indeed every data </w:t>
      </w:r>
      <w:r w:rsidR="00AA39C2">
        <w:rPr>
          <w:sz w:val="22"/>
          <w:szCs w:val="22"/>
        </w:rPr>
        <w:t>element</w:t>
      </w:r>
      <w:r w:rsidR="003D1CCA">
        <w:rPr>
          <w:sz w:val="22"/>
          <w:szCs w:val="22"/>
        </w:rPr>
        <w:t xml:space="preserve"> within the tenancy, </w:t>
      </w:r>
      <w:r w:rsidR="00174592">
        <w:rPr>
          <w:sz w:val="22"/>
          <w:szCs w:val="22"/>
        </w:rPr>
        <w:t>is accompanied by the four critical metadata</w:t>
      </w:r>
      <w:r w:rsidR="00AA39C2">
        <w:rPr>
          <w:sz w:val="22"/>
          <w:szCs w:val="22"/>
        </w:rPr>
        <w:t xml:space="preserve"> element</w:t>
      </w:r>
      <w:r w:rsidR="00174592">
        <w:rPr>
          <w:sz w:val="22"/>
          <w:szCs w:val="22"/>
        </w:rPr>
        <w:t xml:space="preserve">s required to enable decision provenance: </w:t>
      </w:r>
      <w:r w:rsidR="004D3E69" w:rsidRPr="004D3E69">
        <w:rPr>
          <w:i/>
          <w:iCs/>
          <w:sz w:val="22"/>
          <w:szCs w:val="22"/>
        </w:rPr>
        <w:t>who</w:t>
      </w:r>
      <w:r w:rsidR="004D3E69">
        <w:rPr>
          <w:sz w:val="22"/>
          <w:szCs w:val="22"/>
        </w:rPr>
        <w:t xml:space="preserve"> </w:t>
      </w:r>
      <w:r w:rsidR="00D2113E">
        <w:rPr>
          <w:sz w:val="22"/>
          <w:szCs w:val="22"/>
        </w:rPr>
        <w:t xml:space="preserve">did </w:t>
      </w:r>
      <w:r w:rsidR="00343C07">
        <w:rPr>
          <w:sz w:val="22"/>
          <w:szCs w:val="22"/>
        </w:rPr>
        <w:t xml:space="preserve">or is doing </w:t>
      </w:r>
      <w:r w:rsidR="00343C07">
        <w:rPr>
          <w:i/>
          <w:iCs/>
          <w:sz w:val="22"/>
          <w:szCs w:val="22"/>
        </w:rPr>
        <w:t>wh</w:t>
      </w:r>
      <w:r w:rsidR="004D3E69" w:rsidRPr="004D3E69">
        <w:rPr>
          <w:i/>
          <w:iCs/>
          <w:sz w:val="22"/>
          <w:szCs w:val="22"/>
        </w:rPr>
        <w:t>at</w:t>
      </w:r>
      <w:r w:rsidR="00343C07">
        <w:rPr>
          <w:i/>
          <w:iCs/>
          <w:sz w:val="22"/>
          <w:szCs w:val="22"/>
        </w:rPr>
        <w:t>, when</w:t>
      </w:r>
      <w:r w:rsidR="00343C07">
        <w:rPr>
          <w:sz w:val="22"/>
          <w:szCs w:val="22"/>
        </w:rPr>
        <w:t xml:space="preserve"> and</w:t>
      </w:r>
      <w:r w:rsidR="00D2113E">
        <w:rPr>
          <w:sz w:val="22"/>
          <w:szCs w:val="22"/>
        </w:rPr>
        <w:t xml:space="preserve"> </w:t>
      </w:r>
      <w:r w:rsidR="004D3E69" w:rsidRPr="004D3E69">
        <w:rPr>
          <w:i/>
          <w:iCs/>
          <w:sz w:val="22"/>
          <w:szCs w:val="22"/>
        </w:rPr>
        <w:t>where</w:t>
      </w:r>
      <w:r w:rsidR="00D2113E">
        <w:rPr>
          <w:sz w:val="22"/>
          <w:szCs w:val="22"/>
        </w:rPr>
        <w:t xml:space="preserve"> is it happening</w:t>
      </w:r>
      <w:r w:rsidR="000271F3">
        <w:rPr>
          <w:sz w:val="22"/>
          <w:szCs w:val="22"/>
        </w:rPr>
        <w:t>,</w:t>
      </w:r>
      <w:r w:rsidR="00D2113E">
        <w:rPr>
          <w:sz w:val="22"/>
          <w:szCs w:val="22"/>
        </w:rPr>
        <w:t xml:space="preserve"> and </w:t>
      </w:r>
      <w:r w:rsidR="004D3E69" w:rsidRPr="004D3E69">
        <w:rPr>
          <w:i/>
          <w:iCs/>
          <w:sz w:val="22"/>
          <w:szCs w:val="22"/>
        </w:rPr>
        <w:t>why</w:t>
      </w:r>
      <w:r w:rsidR="00D2113E">
        <w:rPr>
          <w:sz w:val="22"/>
          <w:szCs w:val="22"/>
        </w:rPr>
        <w:t>.</w:t>
      </w:r>
      <w:r w:rsidR="007736BA">
        <w:rPr>
          <w:rStyle w:val="FootnoteReference"/>
          <w:sz w:val="22"/>
          <w:szCs w:val="22"/>
        </w:rPr>
        <w:footnoteReference w:id="12"/>
      </w:r>
      <w:r w:rsidR="00D2113E">
        <w:rPr>
          <w:sz w:val="22"/>
          <w:szCs w:val="22"/>
        </w:rPr>
        <w:t xml:space="preserve"> </w:t>
      </w:r>
      <w:r w:rsidR="00174592">
        <w:rPr>
          <w:sz w:val="22"/>
          <w:szCs w:val="22"/>
        </w:rPr>
        <w:t xml:space="preserve">Said differently, which individual or system is running each job, </w:t>
      </w:r>
      <w:ins w:id="121" w:author="Arthur, Richard B (GE Research, US)" w:date="2022-06-02T15:20:00Z">
        <w:r w:rsidR="00E638E9">
          <w:rPr>
            <w:sz w:val="22"/>
            <w:szCs w:val="22"/>
          </w:rPr>
          <w:t xml:space="preserve">in what role, </w:t>
        </w:r>
      </w:ins>
      <w:r w:rsidR="00174592">
        <w:rPr>
          <w:sz w:val="22"/>
          <w:szCs w:val="22"/>
        </w:rPr>
        <w:t>in each environment</w:t>
      </w:r>
      <w:r w:rsidR="000D6E8A">
        <w:rPr>
          <w:sz w:val="22"/>
          <w:szCs w:val="22"/>
        </w:rPr>
        <w:t>,</w:t>
      </w:r>
      <w:r w:rsidR="00174592">
        <w:rPr>
          <w:sz w:val="22"/>
          <w:szCs w:val="22"/>
        </w:rPr>
        <w:t xml:space="preserve"> and for what business purpose.</w:t>
      </w:r>
    </w:p>
    <w:p w14:paraId="578B47E7" w14:textId="77777777" w:rsidR="00FC34FE" w:rsidRDefault="00FC34FE">
      <w:pPr>
        <w:rPr>
          <w:sz w:val="22"/>
          <w:szCs w:val="22"/>
        </w:rPr>
      </w:pPr>
    </w:p>
    <w:p w14:paraId="791FAAA6" w14:textId="22DEE135" w:rsidR="00310694" w:rsidRDefault="00400787">
      <w:pPr>
        <w:rPr>
          <w:sz w:val="22"/>
          <w:szCs w:val="22"/>
        </w:rPr>
      </w:pPr>
      <w:r>
        <w:rPr>
          <w:sz w:val="22"/>
          <w:szCs w:val="22"/>
        </w:rPr>
        <w:t>Data proliferates, and data discovery is a well-known problem.</w:t>
      </w:r>
      <w:r w:rsidR="00BD5635">
        <w:rPr>
          <w:rStyle w:val="FootnoteReference"/>
          <w:sz w:val="22"/>
          <w:szCs w:val="22"/>
        </w:rPr>
        <w:footnoteReference w:id="13"/>
      </w:r>
      <w:r w:rsidR="00BD5635">
        <w:rPr>
          <w:sz w:val="22"/>
          <w:szCs w:val="22"/>
        </w:rPr>
        <w:t xml:space="preserve"> </w:t>
      </w:r>
      <w:ins w:id="122" w:author="Arthur, Richard B (GE Research, US)" w:date="2022-06-02T15:21:00Z">
        <w:r w:rsidR="00E638E9">
          <w:rPr>
            <w:sz w:val="22"/>
            <w:szCs w:val="22"/>
          </w:rPr>
          <w:t xml:space="preserve">To support FAIR </w:t>
        </w:r>
        <w:r w:rsidR="00BE0E82">
          <w:rPr>
            <w:sz w:val="22"/>
            <w:szCs w:val="22"/>
          </w:rPr>
          <w:t xml:space="preserve">data objectives </w:t>
        </w:r>
      </w:ins>
      <w:del w:id="123" w:author="Arthur, Richard B (GE Research, US)" w:date="2022-06-02T15:21:00Z">
        <w:r w:rsidR="00FC34FE" w:rsidDel="00BE0E82">
          <w:rPr>
            <w:sz w:val="22"/>
            <w:szCs w:val="22"/>
          </w:rPr>
          <w:delText>F</w:delText>
        </w:r>
      </w:del>
      <w:del w:id="124" w:author="Arthur, Richard B (GE Research, US)" w:date="2022-06-02T15:22:00Z">
        <w:r w:rsidR="00FC34FE" w:rsidDel="00BE0E82">
          <w:rPr>
            <w:sz w:val="22"/>
            <w:szCs w:val="22"/>
          </w:rPr>
          <w:delText xml:space="preserve">indability and </w:delText>
        </w:r>
        <w:r w:rsidR="00681E03" w:rsidDel="00BE0E82">
          <w:rPr>
            <w:sz w:val="22"/>
            <w:szCs w:val="22"/>
          </w:rPr>
          <w:delText>i</w:delText>
        </w:r>
        <w:r w:rsidR="00FC34FE" w:rsidDel="00BE0E82">
          <w:rPr>
            <w:sz w:val="22"/>
            <w:szCs w:val="22"/>
          </w:rPr>
          <w:delText>nteroperability of data</w:delText>
        </w:r>
      </w:del>
      <w:r w:rsidR="00FC34FE">
        <w:rPr>
          <w:sz w:val="22"/>
          <w:szCs w:val="22"/>
        </w:rPr>
        <w:t xml:space="preserve"> across the heterogeneous computing ecosystem</w:t>
      </w:r>
      <w:ins w:id="125" w:author="Arthur, Richard B (GE Research, US)" w:date="2022-06-02T15:22:00Z">
        <w:r w:rsidR="00BE0E82">
          <w:rPr>
            <w:sz w:val="22"/>
            <w:szCs w:val="22"/>
          </w:rPr>
          <w:t>,</w:t>
        </w:r>
      </w:ins>
      <w:r w:rsidR="00FC34FE">
        <w:rPr>
          <w:sz w:val="22"/>
          <w:szCs w:val="22"/>
        </w:rPr>
        <w:t xml:space="preserve"> </w:t>
      </w:r>
      <w:del w:id="126" w:author="Arthur, Richard B (GE Research, US)" w:date="2022-06-02T15:22:00Z">
        <w:r w:rsidR="00FC34FE" w:rsidDel="00BE0E82">
          <w:rPr>
            <w:sz w:val="22"/>
            <w:szCs w:val="22"/>
          </w:rPr>
          <w:delText xml:space="preserve">is enabled by </w:delText>
        </w:r>
      </w:del>
      <w:r w:rsidR="003D1CCA">
        <w:rPr>
          <w:sz w:val="22"/>
          <w:szCs w:val="22"/>
        </w:rPr>
        <w:t>the data tenancy meta</w:t>
      </w:r>
      <w:del w:id="127" w:author="Arthur, Richard B (GE Research, US)" w:date="2022-06-02T15:22:00Z">
        <w:r w:rsidR="003D1CCA" w:rsidDel="00BE0E82">
          <w:rPr>
            <w:sz w:val="22"/>
            <w:szCs w:val="22"/>
          </w:rPr>
          <w:delText xml:space="preserve"> </w:delText>
        </w:r>
      </w:del>
      <w:r w:rsidR="003D1CCA">
        <w:rPr>
          <w:sz w:val="22"/>
          <w:szCs w:val="22"/>
        </w:rPr>
        <w:t xml:space="preserve">data </w:t>
      </w:r>
      <w:del w:id="128" w:author="Arthur, Richard B (GE Research, US)" w:date="2022-06-02T15:23:00Z">
        <w:r w:rsidR="003D1CCA" w:rsidDel="00BE0E82">
          <w:rPr>
            <w:sz w:val="22"/>
            <w:szCs w:val="22"/>
          </w:rPr>
          <w:delText>alluded to above, along with addition,</w:delText>
        </w:r>
      </w:del>
      <w:ins w:id="129" w:author="Arthur, Richard B (GE Research, US)" w:date="2022-06-02T15:23:00Z">
        <w:r w:rsidR="00BE0E82">
          <w:rPr>
            <w:sz w:val="22"/>
            <w:szCs w:val="22"/>
          </w:rPr>
          <w:t>described previously must add</w:t>
        </w:r>
      </w:ins>
      <w:r w:rsidR="003D1CCA">
        <w:rPr>
          <w:sz w:val="22"/>
          <w:szCs w:val="22"/>
        </w:rPr>
        <w:t xml:space="preserve"> </w:t>
      </w:r>
      <w:r w:rsidR="00FC34FE">
        <w:rPr>
          <w:sz w:val="22"/>
          <w:szCs w:val="22"/>
        </w:rPr>
        <w:t>descriptive metadata</w:t>
      </w:r>
      <w:r w:rsidR="003D5852">
        <w:rPr>
          <w:sz w:val="22"/>
          <w:szCs w:val="22"/>
        </w:rPr>
        <w:t xml:space="preserve"> </w:t>
      </w:r>
      <w:del w:id="130" w:author="Arthur, Richard B (GE Research, US)" w:date="2022-06-02T15:23:00Z">
        <w:r w:rsidR="003D5852" w:rsidDel="00BE0E82">
          <w:rPr>
            <w:sz w:val="22"/>
            <w:szCs w:val="22"/>
          </w:rPr>
          <w:delText xml:space="preserve">which </w:delText>
        </w:r>
      </w:del>
      <w:ins w:id="131" w:author="Arthur, Richard B (GE Research, US)" w:date="2022-06-02T15:23:00Z">
        <w:r w:rsidR="00BE0E82">
          <w:rPr>
            <w:sz w:val="22"/>
            <w:szCs w:val="22"/>
          </w:rPr>
          <w:t xml:space="preserve">that </w:t>
        </w:r>
      </w:ins>
      <w:r w:rsidR="003D5852">
        <w:rPr>
          <w:sz w:val="22"/>
          <w:szCs w:val="22"/>
        </w:rPr>
        <w:t>includes evidence of the runtime</w:t>
      </w:r>
      <w:r w:rsidR="00762BE9">
        <w:rPr>
          <w:sz w:val="22"/>
          <w:szCs w:val="22"/>
        </w:rPr>
        <w:t xml:space="preserve"> </w:t>
      </w:r>
      <w:r w:rsidR="008058FD">
        <w:rPr>
          <w:sz w:val="22"/>
          <w:szCs w:val="22"/>
        </w:rPr>
        <w:t xml:space="preserve">(“the where”) </w:t>
      </w:r>
      <w:r w:rsidR="00762BE9">
        <w:rPr>
          <w:sz w:val="22"/>
          <w:szCs w:val="22"/>
        </w:rPr>
        <w:t>which produced or consumed it</w:t>
      </w:r>
      <w:r w:rsidR="00355514">
        <w:rPr>
          <w:sz w:val="22"/>
          <w:szCs w:val="22"/>
        </w:rPr>
        <w:t>.</w:t>
      </w:r>
      <w:r w:rsidR="003D5852">
        <w:rPr>
          <w:sz w:val="22"/>
          <w:szCs w:val="22"/>
        </w:rPr>
        <w:t xml:space="preserve">  </w:t>
      </w:r>
      <w:r w:rsidR="00140ADA">
        <w:rPr>
          <w:sz w:val="22"/>
          <w:szCs w:val="22"/>
        </w:rPr>
        <w:t xml:space="preserve">When the execution </w:t>
      </w:r>
      <w:r w:rsidR="00842540">
        <w:rPr>
          <w:sz w:val="22"/>
          <w:szCs w:val="22"/>
        </w:rPr>
        <w:t xml:space="preserve">is extended over a distributed multi-step workflow, </w:t>
      </w:r>
      <w:ins w:id="132" w:author="Arthur, Richard B (GE Research, US)" w:date="2022-06-02T15:25:00Z">
        <w:r w:rsidR="00BE0E82">
          <w:rPr>
            <w:sz w:val="22"/>
            <w:szCs w:val="22"/>
          </w:rPr>
          <w:t>it is</w:t>
        </w:r>
      </w:ins>
      <w:ins w:id="133" w:author="Arthur, Richard B (GE Research, US)" w:date="2022-06-02T15:26:00Z">
        <w:r w:rsidR="00BE0E82">
          <w:rPr>
            <w:sz w:val="22"/>
            <w:szCs w:val="22"/>
          </w:rPr>
          <w:t xml:space="preserve"> necessary to </w:t>
        </w:r>
      </w:ins>
      <w:r w:rsidR="00842540">
        <w:rPr>
          <w:sz w:val="22"/>
          <w:szCs w:val="22"/>
        </w:rPr>
        <w:t>notat</w:t>
      </w:r>
      <w:ins w:id="134" w:author="Arthur, Richard B (GE Research, US)" w:date="2022-06-02T15:26:00Z">
        <w:r w:rsidR="00BE0E82">
          <w:rPr>
            <w:sz w:val="22"/>
            <w:szCs w:val="22"/>
          </w:rPr>
          <w:t>e</w:t>
        </w:r>
      </w:ins>
      <w:del w:id="135" w:author="Arthur, Richard B (GE Research, US)" w:date="2022-06-02T15:26:00Z">
        <w:r w:rsidR="00842540" w:rsidDel="00BE0E82">
          <w:rPr>
            <w:sz w:val="22"/>
            <w:szCs w:val="22"/>
          </w:rPr>
          <w:delText>ing</w:delText>
        </w:r>
      </w:del>
      <w:r w:rsidR="00842540">
        <w:rPr>
          <w:sz w:val="22"/>
          <w:szCs w:val="22"/>
        </w:rPr>
        <w:t xml:space="preserve"> the chain of jobs and their data I/O dependencies </w:t>
      </w:r>
      <w:del w:id="136" w:author="Arthur, Richard B (GE Research, US)" w:date="2022-06-02T15:26:00Z">
        <w:r w:rsidR="00842540" w:rsidDel="00BE0E82">
          <w:rPr>
            <w:sz w:val="22"/>
            <w:szCs w:val="22"/>
          </w:rPr>
          <w:delText xml:space="preserve">provides </w:delText>
        </w:r>
      </w:del>
      <w:r w:rsidR="00842540">
        <w:rPr>
          <w:sz w:val="22"/>
          <w:szCs w:val="22"/>
        </w:rPr>
        <w:t xml:space="preserve">for </w:t>
      </w:r>
      <w:r w:rsidR="00F97D42">
        <w:rPr>
          <w:sz w:val="22"/>
          <w:szCs w:val="22"/>
        </w:rPr>
        <w:t xml:space="preserve">reporting of interim results as well as end-to-end </w:t>
      </w:r>
      <w:r w:rsidR="008058FD">
        <w:rPr>
          <w:sz w:val="22"/>
          <w:szCs w:val="22"/>
        </w:rPr>
        <w:t>decision provenance.</w:t>
      </w:r>
    </w:p>
    <w:p w14:paraId="10BBACD0" w14:textId="688FED4D" w:rsidR="00522D8A" w:rsidRDefault="00522D8A">
      <w:pPr>
        <w:rPr>
          <w:sz w:val="22"/>
          <w:szCs w:val="22"/>
        </w:rPr>
      </w:pPr>
    </w:p>
    <w:p w14:paraId="25790DF4" w14:textId="198F1276" w:rsidR="004057F2" w:rsidRDefault="00E226B8">
      <w:pPr>
        <w:rPr>
          <w:sz w:val="22"/>
          <w:szCs w:val="22"/>
        </w:rPr>
      </w:pPr>
      <w:r>
        <w:rPr>
          <w:sz w:val="22"/>
          <w:szCs w:val="22"/>
        </w:rPr>
        <w:t xml:space="preserve">Up to this point we </w:t>
      </w:r>
      <w:del w:id="137" w:author="Arthur, Richard B (GE Research, US)" w:date="2022-06-02T15:28:00Z">
        <w:r w:rsidDel="00BE0E82">
          <w:rPr>
            <w:sz w:val="22"/>
            <w:szCs w:val="22"/>
          </w:rPr>
          <w:delText>have understood</w:delText>
        </w:r>
      </w:del>
      <w:ins w:id="138" w:author="Arthur, Richard B (GE Research, US)" w:date="2022-06-02T15:28:00Z">
        <w:r w:rsidR="00BE0E82">
          <w:rPr>
            <w:sz w:val="22"/>
            <w:szCs w:val="22"/>
          </w:rPr>
          <w:t>define</w:t>
        </w:r>
      </w:ins>
      <w:r>
        <w:rPr>
          <w:sz w:val="22"/>
          <w:szCs w:val="22"/>
        </w:rPr>
        <w:t xml:space="preserve">, </w:t>
      </w:r>
      <w:ins w:id="139" w:author="Arthur, Richard B (GE Research, US)" w:date="2022-06-02T15:31:00Z">
        <w:r w:rsidR="00BE0E82">
          <w:rPr>
            <w:sz w:val="22"/>
            <w:szCs w:val="22"/>
          </w:rPr>
          <w:t>discuss</w:t>
        </w:r>
      </w:ins>
      <w:ins w:id="140" w:author="Arthur, Richard B (GE Research, US)" w:date="2022-06-02T15:28:00Z">
        <w:r w:rsidR="00BE0E82">
          <w:rPr>
            <w:sz w:val="22"/>
            <w:szCs w:val="22"/>
          </w:rPr>
          <w:t xml:space="preserve"> </w:t>
        </w:r>
      </w:ins>
      <w:r>
        <w:rPr>
          <w:sz w:val="22"/>
          <w:szCs w:val="22"/>
        </w:rPr>
        <w:t>implement</w:t>
      </w:r>
      <w:ins w:id="141" w:author="Arthur, Richard B (GE Research, US)" w:date="2022-06-02T15:32:00Z">
        <w:r w:rsidR="00516EF4">
          <w:rPr>
            <w:sz w:val="22"/>
            <w:szCs w:val="22"/>
          </w:rPr>
          <w:t>ation</w:t>
        </w:r>
      </w:ins>
      <w:del w:id="142" w:author="Arthur, Richard B (GE Research, US)" w:date="2022-06-02T15:28:00Z">
        <w:r w:rsidDel="00BE0E82">
          <w:rPr>
            <w:sz w:val="22"/>
            <w:szCs w:val="22"/>
          </w:rPr>
          <w:delText xml:space="preserve">ed </w:delText>
        </w:r>
      </w:del>
      <w:ins w:id="143" w:author="Arthur, Richard B (GE Research, US)" w:date="2022-06-02T15:32:00Z">
        <w:r w:rsidR="00516EF4">
          <w:rPr>
            <w:sz w:val="22"/>
            <w:szCs w:val="22"/>
          </w:rPr>
          <w:t xml:space="preserve"> </w:t>
        </w:r>
      </w:ins>
      <w:r>
        <w:rPr>
          <w:sz w:val="22"/>
          <w:szCs w:val="22"/>
        </w:rPr>
        <w:t xml:space="preserve">tooling </w:t>
      </w:r>
      <w:del w:id="144" w:author="Arthur, Richard B (GE Research, US)" w:date="2022-06-02T15:28:00Z">
        <w:r w:rsidDel="00BE0E82">
          <w:rPr>
            <w:sz w:val="22"/>
            <w:szCs w:val="22"/>
          </w:rPr>
          <w:delText>for</w:delText>
        </w:r>
      </w:del>
      <w:r>
        <w:rPr>
          <w:sz w:val="22"/>
          <w:szCs w:val="22"/>
        </w:rPr>
        <w:t xml:space="preserve">, and </w:t>
      </w:r>
      <w:del w:id="145" w:author="Arthur, Richard B (GE Research, US)" w:date="2022-06-02T15:30:00Z">
        <w:r w:rsidR="00462B34" w:rsidDel="00BE0E82">
          <w:rPr>
            <w:sz w:val="22"/>
            <w:szCs w:val="22"/>
          </w:rPr>
          <w:delText>solutioned</w:delText>
        </w:r>
        <w:r w:rsidDel="00BE0E82">
          <w:rPr>
            <w:sz w:val="22"/>
            <w:szCs w:val="22"/>
          </w:rPr>
          <w:delText xml:space="preserve"> </w:delText>
        </w:r>
      </w:del>
      <w:ins w:id="146" w:author="Arthur, Richard B (GE Research, US)" w:date="2022-06-02T15:30:00Z">
        <w:r w:rsidR="00BE0E82">
          <w:rPr>
            <w:sz w:val="22"/>
            <w:szCs w:val="22"/>
          </w:rPr>
          <w:t>describe solution</w:t>
        </w:r>
      </w:ins>
      <w:ins w:id="147" w:author="Arthur, Richard B (GE Research, US)" w:date="2022-06-02T15:31:00Z">
        <w:r w:rsidR="00BE0E82">
          <w:rPr>
            <w:sz w:val="22"/>
            <w:szCs w:val="22"/>
          </w:rPr>
          <w:t>s for</w:t>
        </w:r>
      </w:ins>
      <w:ins w:id="148" w:author="Arthur, Richard B (GE Research, US)" w:date="2022-06-02T15:30:00Z">
        <w:r w:rsidR="00BE0E82">
          <w:rPr>
            <w:sz w:val="22"/>
            <w:szCs w:val="22"/>
          </w:rPr>
          <w:t xml:space="preserve"> </w:t>
        </w:r>
      </w:ins>
      <w:r>
        <w:rPr>
          <w:sz w:val="22"/>
          <w:szCs w:val="22"/>
        </w:rPr>
        <w:t xml:space="preserve">use cases </w:t>
      </w:r>
      <w:r w:rsidR="00564197">
        <w:rPr>
          <w:sz w:val="22"/>
          <w:szCs w:val="22"/>
        </w:rPr>
        <w:t>involving</w:t>
      </w:r>
      <w:r>
        <w:rPr>
          <w:sz w:val="22"/>
          <w:szCs w:val="22"/>
        </w:rPr>
        <w:t xml:space="preserve"> two types of workflows</w:t>
      </w:r>
      <w:r w:rsidR="00681E03">
        <w:rPr>
          <w:sz w:val="22"/>
          <w:szCs w:val="22"/>
        </w:rPr>
        <w:t xml:space="preserve"> – one </w:t>
      </w:r>
      <w:ins w:id="149" w:author="Arthur, Richard B (GE Research, US)" w:date="2022-06-02T15:34:00Z">
        <w:r w:rsidR="00516EF4">
          <w:rPr>
            <w:sz w:val="22"/>
            <w:szCs w:val="22"/>
          </w:rPr>
          <w:t xml:space="preserve">type </w:t>
        </w:r>
      </w:ins>
      <w:r w:rsidR="00681E03">
        <w:rPr>
          <w:sz w:val="22"/>
          <w:szCs w:val="22"/>
        </w:rPr>
        <w:t xml:space="preserve">operating </w:t>
      </w:r>
      <w:r w:rsidR="00681E03" w:rsidRPr="00681E03">
        <w:rPr>
          <w:i/>
          <w:iCs/>
          <w:sz w:val="22"/>
          <w:szCs w:val="22"/>
        </w:rPr>
        <w:t>intra-job</w:t>
      </w:r>
      <w:r w:rsidR="00681E03">
        <w:rPr>
          <w:sz w:val="22"/>
          <w:szCs w:val="22"/>
        </w:rPr>
        <w:t xml:space="preserve"> </w:t>
      </w:r>
      <w:ins w:id="150" w:author="Arthur, Richard B (GE Research, US)" w:date="2022-06-02T15:33:00Z">
        <w:r w:rsidR="00516EF4">
          <w:rPr>
            <w:sz w:val="22"/>
            <w:szCs w:val="22"/>
          </w:rPr>
          <w:t>(</w:t>
        </w:r>
      </w:ins>
      <w:r w:rsidR="00681E03">
        <w:rPr>
          <w:sz w:val="22"/>
          <w:szCs w:val="22"/>
        </w:rPr>
        <w:t>for example in-situ multi-physics workflows</w:t>
      </w:r>
      <w:ins w:id="151" w:author="Arthur, Richard B (GE Research, US)" w:date="2022-06-02T15:33:00Z">
        <w:r w:rsidR="00516EF4">
          <w:rPr>
            <w:sz w:val="22"/>
            <w:szCs w:val="22"/>
          </w:rPr>
          <w:t>)</w:t>
        </w:r>
      </w:ins>
      <w:r w:rsidR="00681E03">
        <w:rPr>
          <w:sz w:val="22"/>
          <w:szCs w:val="22"/>
        </w:rPr>
        <w:t>, and another type which chains individual jobs together into a broader workflow.  This second type is</w:t>
      </w:r>
      <w:r w:rsidR="00072C3F">
        <w:rPr>
          <w:sz w:val="22"/>
          <w:szCs w:val="22"/>
        </w:rPr>
        <w:t xml:space="preserve"> still</w:t>
      </w:r>
      <w:r w:rsidR="00681E03">
        <w:rPr>
          <w:sz w:val="22"/>
          <w:szCs w:val="22"/>
        </w:rPr>
        <w:t xml:space="preserve"> </w:t>
      </w:r>
      <w:r w:rsidR="00681E03" w:rsidRPr="00681E03">
        <w:rPr>
          <w:i/>
          <w:iCs/>
          <w:sz w:val="22"/>
          <w:szCs w:val="22"/>
        </w:rPr>
        <w:t>intra-site</w:t>
      </w:r>
      <w:r w:rsidR="00681E03">
        <w:rPr>
          <w:sz w:val="22"/>
          <w:szCs w:val="22"/>
        </w:rPr>
        <w:t xml:space="preserve">, and includes </w:t>
      </w:r>
      <w:r w:rsidR="00B76E26">
        <w:rPr>
          <w:sz w:val="22"/>
          <w:szCs w:val="22"/>
        </w:rPr>
        <w:t xml:space="preserve">the conduct of most HPC schedulers, which effectively run another job when some upstream job completes.  While intra-job workflows are </w:t>
      </w:r>
      <w:r w:rsidR="00E260DA">
        <w:rPr>
          <w:sz w:val="22"/>
          <w:szCs w:val="22"/>
        </w:rPr>
        <w:t xml:space="preserve">always </w:t>
      </w:r>
      <w:r w:rsidR="00B76E26">
        <w:rPr>
          <w:sz w:val="22"/>
          <w:szCs w:val="22"/>
        </w:rPr>
        <w:t>executed on behalf of a single user identity, intra-site workflows may be for the same or different users</w:t>
      </w:r>
      <w:r w:rsidR="00534331">
        <w:rPr>
          <w:sz w:val="22"/>
          <w:szCs w:val="22"/>
        </w:rPr>
        <w:t xml:space="preserve"> within the same enterprise</w:t>
      </w:r>
      <w:r w:rsidR="00B76E26">
        <w:rPr>
          <w:sz w:val="22"/>
          <w:szCs w:val="22"/>
        </w:rPr>
        <w:t xml:space="preserve">.  </w:t>
      </w:r>
      <w:r w:rsidR="004057F2">
        <w:rPr>
          <w:sz w:val="22"/>
          <w:szCs w:val="22"/>
        </w:rPr>
        <w:t xml:space="preserve">An example is a GE workflow </w:t>
      </w:r>
      <w:del w:id="152" w:author="Arthur, Richard B (GE Research, US)" w:date="2022-06-02T15:34:00Z">
        <w:r w:rsidR="004057F2" w:rsidDel="00516EF4">
          <w:rPr>
            <w:sz w:val="22"/>
            <w:szCs w:val="22"/>
          </w:rPr>
          <w:delText xml:space="preserve">which </w:delText>
        </w:r>
      </w:del>
      <w:ins w:id="153" w:author="Arthur, Richard B (GE Research, US)" w:date="2022-06-02T15:34:00Z">
        <w:r w:rsidR="00516EF4">
          <w:rPr>
            <w:sz w:val="22"/>
            <w:szCs w:val="22"/>
          </w:rPr>
          <w:t xml:space="preserve">that </w:t>
        </w:r>
      </w:ins>
      <w:r w:rsidR="004057F2">
        <w:rPr>
          <w:sz w:val="22"/>
          <w:szCs w:val="22"/>
        </w:rPr>
        <w:t xml:space="preserve">performs physics-based computations on an HPC </w:t>
      </w:r>
      <w:r w:rsidR="004057F2">
        <w:rPr>
          <w:sz w:val="22"/>
          <w:szCs w:val="22"/>
        </w:rPr>
        <w:lastRenderedPageBreak/>
        <w:t xml:space="preserve">system and when complete triggers a second job running on dedicated GPU nodes to perform a ML training, launched under a different scheduler for the same </w:t>
      </w:r>
      <w:r w:rsidR="00C31376">
        <w:rPr>
          <w:sz w:val="22"/>
          <w:szCs w:val="22"/>
        </w:rPr>
        <w:t xml:space="preserve">or even a different </w:t>
      </w:r>
      <w:r w:rsidR="004057F2">
        <w:rPr>
          <w:sz w:val="22"/>
          <w:szCs w:val="22"/>
        </w:rPr>
        <w:t>GE user</w:t>
      </w:r>
      <w:r w:rsidR="004057F2" w:rsidRPr="00D771DE">
        <w:rPr>
          <w:sz w:val="22"/>
          <w:szCs w:val="22"/>
        </w:rPr>
        <w:t>.</w:t>
      </w:r>
      <w:r w:rsidR="001E70B8">
        <w:rPr>
          <w:rStyle w:val="FootnoteReference"/>
          <w:sz w:val="22"/>
          <w:szCs w:val="22"/>
        </w:rPr>
        <w:footnoteReference w:id="14"/>
      </w:r>
      <w:r w:rsidR="00D771DE" w:rsidRPr="00D771DE">
        <w:rPr>
          <w:sz w:val="22"/>
          <w:szCs w:val="22"/>
        </w:rPr>
        <w:t xml:space="preserve"> The examples of different users </w:t>
      </w:r>
      <w:r w:rsidR="00D771DE">
        <w:rPr>
          <w:sz w:val="22"/>
          <w:szCs w:val="22"/>
        </w:rPr>
        <w:t>being orchestrated within t</w:t>
      </w:r>
      <w:r w:rsidR="00D771DE" w:rsidRPr="00D771DE">
        <w:rPr>
          <w:sz w:val="22"/>
          <w:szCs w:val="22"/>
        </w:rPr>
        <w:t>he same workflow include inter-departmental handoffs in an end-to-end design process.</w:t>
      </w:r>
      <w:r w:rsidR="00D771DE">
        <w:t xml:space="preserve">  </w:t>
      </w:r>
    </w:p>
    <w:p w14:paraId="4E33E5B6" w14:textId="77777777" w:rsidR="004057F2" w:rsidRDefault="004057F2">
      <w:pPr>
        <w:rPr>
          <w:sz w:val="22"/>
          <w:szCs w:val="22"/>
        </w:rPr>
      </w:pPr>
    </w:p>
    <w:p w14:paraId="748F8F77" w14:textId="42794A76" w:rsidR="00A25F9A" w:rsidRDefault="00B76E26">
      <w:pPr>
        <w:rPr>
          <w:sz w:val="22"/>
          <w:szCs w:val="22"/>
        </w:rPr>
      </w:pPr>
      <w:r>
        <w:rPr>
          <w:sz w:val="22"/>
          <w:szCs w:val="22"/>
        </w:rPr>
        <w:t xml:space="preserve">Finally, there is an emergent third type of workflow, </w:t>
      </w:r>
      <w:r w:rsidRPr="00B76E26">
        <w:rPr>
          <w:i/>
          <w:iCs/>
          <w:sz w:val="22"/>
          <w:szCs w:val="22"/>
        </w:rPr>
        <w:t>inter-site</w:t>
      </w:r>
      <w:r>
        <w:rPr>
          <w:sz w:val="22"/>
          <w:szCs w:val="22"/>
        </w:rPr>
        <w:t>, in which the executing jobs span computing sites on behalf of the same user</w:t>
      </w:r>
      <w:r w:rsidR="004F6378">
        <w:rPr>
          <w:sz w:val="22"/>
          <w:szCs w:val="22"/>
        </w:rPr>
        <w:t>,</w:t>
      </w:r>
      <w:r>
        <w:rPr>
          <w:sz w:val="22"/>
          <w:szCs w:val="22"/>
        </w:rPr>
        <w:t xml:space="preserve"> </w:t>
      </w:r>
      <w:r w:rsidR="002F538C">
        <w:rPr>
          <w:sz w:val="22"/>
          <w:szCs w:val="22"/>
        </w:rPr>
        <w:t xml:space="preserve">albeit </w:t>
      </w:r>
      <w:r w:rsidR="004F6378">
        <w:rPr>
          <w:sz w:val="22"/>
          <w:szCs w:val="22"/>
        </w:rPr>
        <w:t xml:space="preserve">perhaps </w:t>
      </w:r>
      <w:r w:rsidR="002F538C">
        <w:rPr>
          <w:sz w:val="22"/>
          <w:szCs w:val="22"/>
        </w:rPr>
        <w:t xml:space="preserve">with </w:t>
      </w:r>
      <w:r>
        <w:rPr>
          <w:sz w:val="22"/>
          <w:szCs w:val="22"/>
        </w:rPr>
        <w:t>distinct instances of th</w:t>
      </w:r>
      <w:r w:rsidR="009D4C12">
        <w:rPr>
          <w:sz w:val="22"/>
          <w:szCs w:val="22"/>
        </w:rPr>
        <w:t>eir</w:t>
      </w:r>
      <w:r>
        <w:rPr>
          <w:sz w:val="22"/>
          <w:szCs w:val="22"/>
        </w:rPr>
        <w:t xml:space="preserve"> identity </w:t>
      </w:r>
      <w:r w:rsidR="00BD59F1">
        <w:rPr>
          <w:sz w:val="22"/>
          <w:szCs w:val="22"/>
        </w:rPr>
        <w:t>in each location.</w:t>
      </w:r>
      <w:r w:rsidR="00DA05E7">
        <w:rPr>
          <w:rStyle w:val="FootnoteReference"/>
          <w:sz w:val="22"/>
          <w:szCs w:val="22"/>
        </w:rPr>
        <w:footnoteReference w:id="15"/>
      </w:r>
      <w:r w:rsidR="00BD59F1">
        <w:rPr>
          <w:sz w:val="22"/>
          <w:szCs w:val="22"/>
        </w:rPr>
        <w:t xml:space="preserve">  </w:t>
      </w:r>
      <w:commentRangeStart w:id="154"/>
      <w:r>
        <w:rPr>
          <w:sz w:val="22"/>
          <w:szCs w:val="22"/>
        </w:rPr>
        <w:t xml:space="preserve">An example of this third type </w:t>
      </w:r>
      <w:commentRangeEnd w:id="154"/>
      <w:r w:rsidR="00516EF4">
        <w:rPr>
          <w:rStyle w:val="CommentReference"/>
        </w:rPr>
        <w:commentReference w:id="154"/>
      </w:r>
      <w:r>
        <w:rPr>
          <w:sz w:val="22"/>
          <w:szCs w:val="22"/>
        </w:rPr>
        <w:t xml:space="preserve">is a </w:t>
      </w:r>
      <w:r w:rsidR="00091251">
        <w:rPr>
          <w:sz w:val="22"/>
          <w:szCs w:val="22"/>
        </w:rPr>
        <w:t xml:space="preserve">single </w:t>
      </w:r>
      <w:r w:rsidR="008D2D32">
        <w:rPr>
          <w:sz w:val="22"/>
          <w:szCs w:val="22"/>
        </w:rPr>
        <w:t>research</w:t>
      </w:r>
      <w:r w:rsidR="00BD59F1">
        <w:rPr>
          <w:sz w:val="22"/>
          <w:szCs w:val="22"/>
        </w:rPr>
        <w:t>er</w:t>
      </w:r>
      <w:r w:rsidR="008D2D32">
        <w:rPr>
          <w:sz w:val="22"/>
          <w:szCs w:val="22"/>
        </w:rPr>
        <w:t xml:space="preserve"> </w:t>
      </w:r>
      <w:r>
        <w:rPr>
          <w:sz w:val="22"/>
          <w:szCs w:val="22"/>
        </w:rPr>
        <w:t>workflow which includes job</w:t>
      </w:r>
      <w:r w:rsidR="004E44E6">
        <w:rPr>
          <w:sz w:val="22"/>
          <w:szCs w:val="22"/>
        </w:rPr>
        <w:t>s</w:t>
      </w:r>
      <w:r>
        <w:rPr>
          <w:sz w:val="22"/>
          <w:szCs w:val="22"/>
        </w:rPr>
        <w:t xml:space="preserve"> running </w:t>
      </w:r>
      <w:r w:rsidR="008D2D32">
        <w:rPr>
          <w:sz w:val="22"/>
          <w:szCs w:val="22"/>
        </w:rPr>
        <w:t xml:space="preserve">sequentially </w:t>
      </w:r>
      <w:r>
        <w:rPr>
          <w:sz w:val="22"/>
          <w:szCs w:val="22"/>
        </w:rPr>
        <w:t>on both GE</w:t>
      </w:r>
      <w:r w:rsidR="00091251">
        <w:rPr>
          <w:sz w:val="22"/>
          <w:szCs w:val="22"/>
        </w:rPr>
        <w:t xml:space="preserve"> nodes </w:t>
      </w:r>
      <w:r>
        <w:rPr>
          <w:sz w:val="22"/>
          <w:szCs w:val="22"/>
        </w:rPr>
        <w:t xml:space="preserve">and </w:t>
      </w:r>
      <w:r w:rsidR="00BD59F1">
        <w:rPr>
          <w:sz w:val="22"/>
          <w:szCs w:val="22"/>
        </w:rPr>
        <w:t xml:space="preserve">under grant on </w:t>
      </w:r>
      <w:r>
        <w:rPr>
          <w:sz w:val="22"/>
          <w:szCs w:val="22"/>
        </w:rPr>
        <w:t>national laboratory machines</w:t>
      </w:r>
      <w:r w:rsidR="008D2D32">
        <w:rPr>
          <w:sz w:val="22"/>
          <w:szCs w:val="22"/>
        </w:rPr>
        <w:t>,</w:t>
      </w:r>
      <w:r w:rsidR="00661231">
        <w:rPr>
          <w:rStyle w:val="FootnoteReference"/>
          <w:sz w:val="22"/>
          <w:szCs w:val="22"/>
        </w:rPr>
        <w:footnoteReference w:id="16"/>
      </w:r>
      <w:r>
        <w:rPr>
          <w:sz w:val="22"/>
          <w:szCs w:val="22"/>
        </w:rPr>
        <w:t xml:space="preserve"> </w:t>
      </w:r>
      <w:r w:rsidR="008D2D32">
        <w:rPr>
          <w:sz w:val="22"/>
          <w:szCs w:val="22"/>
        </w:rPr>
        <w:t xml:space="preserve">the latter </w:t>
      </w:r>
      <w:r>
        <w:rPr>
          <w:sz w:val="22"/>
          <w:szCs w:val="22"/>
        </w:rPr>
        <w:t>via the Superfacility API</w:t>
      </w:r>
      <w:r w:rsidR="00E450A4">
        <w:rPr>
          <w:sz w:val="22"/>
          <w:szCs w:val="22"/>
        </w:rPr>
        <w:t xml:space="preserve"> (SFAPI)</w:t>
      </w:r>
      <w:r>
        <w:rPr>
          <w:sz w:val="22"/>
          <w:szCs w:val="22"/>
        </w:rPr>
        <w:t>.</w:t>
      </w:r>
      <w:r w:rsidR="007B5273">
        <w:rPr>
          <w:rStyle w:val="FootnoteReference"/>
          <w:sz w:val="22"/>
          <w:szCs w:val="22"/>
        </w:rPr>
        <w:footnoteReference w:id="17"/>
      </w:r>
      <w:r w:rsidR="000645FA">
        <w:rPr>
          <w:sz w:val="22"/>
          <w:szCs w:val="22"/>
        </w:rPr>
        <w:t xml:space="preserve"> A framework for rapid development of such </w:t>
      </w:r>
      <w:r w:rsidR="004E44E6">
        <w:rPr>
          <w:sz w:val="22"/>
          <w:szCs w:val="22"/>
        </w:rPr>
        <w:t xml:space="preserve">cross-site </w:t>
      </w:r>
      <w:r w:rsidR="000645FA">
        <w:rPr>
          <w:sz w:val="22"/>
          <w:szCs w:val="22"/>
        </w:rPr>
        <w:t>workflows would provide encapsulated abstractions for each site’s distinct authentication scheme and job running syntax, as well as translation of job status codes into some</w:t>
      </w:r>
      <w:r w:rsidR="00045DBA">
        <w:rPr>
          <w:sz w:val="22"/>
          <w:szCs w:val="22"/>
        </w:rPr>
        <w:t xml:space="preserve"> common interoperable</w:t>
      </w:r>
      <w:r w:rsidR="000645FA">
        <w:rPr>
          <w:sz w:val="22"/>
          <w:szCs w:val="22"/>
        </w:rPr>
        <w:t xml:space="preserve"> set</w:t>
      </w:r>
      <w:r w:rsidR="009F2AD0">
        <w:rPr>
          <w:sz w:val="22"/>
          <w:szCs w:val="22"/>
        </w:rPr>
        <w:t>, and we discuss this below</w:t>
      </w:r>
      <w:r w:rsidR="000645FA">
        <w:rPr>
          <w:sz w:val="22"/>
          <w:szCs w:val="22"/>
        </w:rPr>
        <w:t xml:space="preserve">.  </w:t>
      </w:r>
    </w:p>
    <w:p w14:paraId="517E0E71" w14:textId="6BFCF272" w:rsidR="000C3F10" w:rsidRDefault="000C3F10">
      <w:pPr>
        <w:rPr>
          <w:sz w:val="22"/>
          <w:szCs w:val="22"/>
        </w:rPr>
      </w:pPr>
    </w:p>
    <w:tbl>
      <w:tblPr>
        <w:tblStyle w:val="TableGrid"/>
        <w:tblW w:w="0" w:type="auto"/>
        <w:tblInd w:w="3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3"/>
        <w:gridCol w:w="1547"/>
      </w:tblGrid>
      <w:tr w:rsidR="000C3F10" w14:paraId="18FE7AF1" w14:textId="77777777" w:rsidTr="000C3F10">
        <w:tc>
          <w:tcPr>
            <w:tcW w:w="613" w:type="dxa"/>
          </w:tcPr>
          <w:p w14:paraId="73BE1031" w14:textId="77777777" w:rsidR="000C3F10" w:rsidRDefault="000C3F10" w:rsidP="000C3F10">
            <w:pPr>
              <w:rPr>
                <w:rFonts w:ascii="Calibri" w:eastAsia="Times New Roman" w:hAnsi="Calibri" w:cs="Calibri"/>
                <w:color w:val="000000"/>
                <w:sz w:val="22"/>
                <w:szCs w:val="22"/>
              </w:rPr>
            </w:pPr>
          </w:p>
        </w:tc>
        <w:tc>
          <w:tcPr>
            <w:tcW w:w="1547" w:type="dxa"/>
          </w:tcPr>
          <w:p w14:paraId="5D802B00" w14:textId="07854D06" w:rsidR="000C3F10" w:rsidRDefault="000C3F10" w:rsidP="000C3F1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Site</w:t>
            </w:r>
          </w:p>
        </w:tc>
      </w:tr>
      <w:tr w:rsidR="000C3F10" w14:paraId="2B1B558E" w14:textId="77777777" w:rsidTr="000C3F10">
        <w:tc>
          <w:tcPr>
            <w:tcW w:w="613" w:type="dxa"/>
          </w:tcPr>
          <w:p w14:paraId="75BF1E27" w14:textId="6462E125" w:rsidR="000C3F10" w:rsidRDefault="000C3F10" w:rsidP="000C3F10">
            <w:pPr>
              <w:rPr>
                <w:rFonts w:ascii="Calibri" w:eastAsia="Times New Roman" w:hAnsi="Calibri" w:cs="Calibri"/>
                <w:color w:val="000000"/>
                <w:sz w:val="22"/>
                <w:szCs w:val="22"/>
              </w:rPr>
            </w:pPr>
            <w:r>
              <w:rPr>
                <w:rFonts w:ascii="Calibri" w:eastAsia="Times New Roman" w:hAnsi="Calibri" w:cs="Calibri"/>
                <w:color w:val="000000"/>
                <w:sz w:val="22"/>
                <w:szCs w:val="22"/>
              </w:rPr>
              <w:t>Job</w:t>
            </w:r>
          </w:p>
        </w:tc>
        <w:tc>
          <w:tcPr>
            <w:tcW w:w="1547" w:type="dxa"/>
          </w:tcPr>
          <w:tbl>
            <w:tblPr>
              <w:tblStyle w:val="TableGrid"/>
              <w:tblW w:w="0" w:type="auto"/>
              <w:tblLayout w:type="fixed"/>
              <w:tblLook w:val="04A0" w:firstRow="1" w:lastRow="0" w:firstColumn="1" w:lastColumn="0" w:noHBand="0" w:noVBand="1"/>
            </w:tblPr>
            <w:tblGrid>
              <w:gridCol w:w="647"/>
              <w:gridCol w:w="648"/>
            </w:tblGrid>
            <w:tr w:rsidR="000C3F10" w14:paraId="6707A530" w14:textId="77777777" w:rsidTr="000C3F10">
              <w:tc>
                <w:tcPr>
                  <w:tcW w:w="647" w:type="dxa"/>
                </w:tcPr>
                <w:p w14:paraId="7AAE7A27" w14:textId="004ED846" w:rsidR="000C3F10" w:rsidRDefault="000C3F10" w:rsidP="000C3F10">
                  <w:pPr>
                    <w:rPr>
                      <w:rFonts w:ascii="Calibri" w:eastAsia="Times New Roman" w:hAnsi="Calibri" w:cs="Calibri"/>
                      <w:color w:val="000000"/>
                      <w:sz w:val="22"/>
                      <w:szCs w:val="22"/>
                    </w:rPr>
                  </w:pPr>
                  <w:r>
                    <w:rPr>
                      <w:rFonts w:ascii="Calibri" w:eastAsia="Times New Roman" w:hAnsi="Calibri" w:cs="Calibri"/>
                      <w:color w:val="000000"/>
                      <w:sz w:val="22"/>
                      <w:szCs w:val="22"/>
                    </w:rPr>
                    <w:t>Intra</w:t>
                  </w:r>
                </w:p>
              </w:tc>
              <w:tc>
                <w:tcPr>
                  <w:tcW w:w="648" w:type="dxa"/>
                </w:tcPr>
                <w:p w14:paraId="129130BE" w14:textId="1F27E9D5" w:rsidR="000C3F10" w:rsidRDefault="000C3F10" w:rsidP="000C3F10">
                  <w:pPr>
                    <w:rPr>
                      <w:rFonts w:ascii="Calibri" w:eastAsia="Times New Roman" w:hAnsi="Calibri" w:cs="Calibri"/>
                      <w:color w:val="000000"/>
                      <w:sz w:val="22"/>
                      <w:szCs w:val="22"/>
                    </w:rPr>
                  </w:pPr>
                </w:p>
              </w:tc>
            </w:tr>
            <w:tr w:rsidR="000C3F10" w14:paraId="47ABA19F" w14:textId="77777777" w:rsidTr="000C3F10">
              <w:tc>
                <w:tcPr>
                  <w:tcW w:w="647" w:type="dxa"/>
                </w:tcPr>
                <w:p w14:paraId="2B591D2C" w14:textId="3C6C461C" w:rsidR="000C3F10" w:rsidRDefault="000C3F10" w:rsidP="000C3F10">
                  <w:pPr>
                    <w:rPr>
                      <w:rFonts w:ascii="Calibri" w:eastAsia="Times New Roman" w:hAnsi="Calibri" w:cs="Calibri"/>
                      <w:color w:val="000000"/>
                      <w:sz w:val="22"/>
                      <w:szCs w:val="22"/>
                    </w:rPr>
                  </w:pPr>
                  <w:r>
                    <w:rPr>
                      <w:rFonts w:ascii="Calibri" w:eastAsia="Times New Roman" w:hAnsi="Calibri" w:cs="Calibri"/>
                      <w:color w:val="000000"/>
                      <w:sz w:val="22"/>
                      <w:szCs w:val="22"/>
                    </w:rPr>
                    <w:t>Inter</w:t>
                  </w:r>
                </w:p>
              </w:tc>
              <w:tc>
                <w:tcPr>
                  <w:tcW w:w="648" w:type="dxa"/>
                </w:tcPr>
                <w:p w14:paraId="14C0E8B2" w14:textId="0A8AFAD8" w:rsidR="000C3F10" w:rsidRDefault="000C3F10" w:rsidP="000C3F10">
                  <w:pPr>
                    <w:rPr>
                      <w:rFonts w:ascii="Calibri" w:eastAsia="Times New Roman" w:hAnsi="Calibri" w:cs="Calibri"/>
                      <w:color w:val="000000"/>
                      <w:sz w:val="22"/>
                      <w:szCs w:val="22"/>
                    </w:rPr>
                  </w:pPr>
                  <w:r>
                    <w:rPr>
                      <w:rFonts w:ascii="Calibri" w:eastAsia="Times New Roman" w:hAnsi="Calibri" w:cs="Calibri"/>
                      <w:color w:val="000000"/>
                      <w:sz w:val="22"/>
                      <w:szCs w:val="22"/>
                    </w:rPr>
                    <w:t>Inter</w:t>
                  </w:r>
                </w:p>
              </w:tc>
            </w:tr>
          </w:tbl>
          <w:p w14:paraId="3FF4BD9F" w14:textId="77777777" w:rsidR="000C3F10" w:rsidRDefault="000C3F10" w:rsidP="000C3F10">
            <w:pPr>
              <w:rPr>
                <w:rFonts w:ascii="Calibri" w:eastAsia="Times New Roman" w:hAnsi="Calibri" w:cs="Calibri"/>
                <w:color w:val="000000"/>
                <w:sz w:val="22"/>
                <w:szCs w:val="22"/>
              </w:rPr>
            </w:pPr>
          </w:p>
        </w:tc>
      </w:tr>
    </w:tbl>
    <w:p w14:paraId="17098DE4" w14:textId="77777777" w:rsidR="00CD6830" w:rsidRDefault="000C3F10" w:rsidP="009D6E39">
      <w:pPr>
        <w:jc w:val="center"/>
        <w:rPr>
          <w:rFonts w:ascii="Calibri" w:eastAsia="Times New Roman" w:hAnsi="Calibri" w:cs="Calibri"/>
          <w:color w:val="000000"/>
          <w:sz w:val="22"/>
          <w:szCs w:val="22"/>
        </w:rPr>
      </w:pPr>
      <w:r w:rsidRPr="002A7219">
        <w:rPr>
          <w:rFonts w:ascii="Calibri" w:eastAsia="Times New Roman" w:hAnsi="Calibri" w:cs="Calibri"/>
          <w:color w:val="000000"/>
          <w:sz w:val="22"/>
          <w:szCs w:val="22"/>
        </w:rPr>
        <w:t>Figure:</w:t>
      </w:r>
      <w:r w:rsidR="00E11F1E">
        <w:rPr>
          <w:rFonts w:ascii="Calibri" w:eastAsia="Times New Roman" w:hAnsi="Calibri" w:cs="Calibri"/>
          <w:color w:val="000000"/>
          <w:sz w:val="22"/>
          <w:szCs w:val="22"/>
        </w:rPr>
        <w:t xml:space="preserve"> Workflows may </w:t>
      </w:r>
      <w:r w:rsidR="00CD0CFB">
        <w:rPr>
          <w:rFonts w:ascii="Calibri" w:eastAsia="Times New Roman" w:hAnsi="Calibri" w:cs="Calibri"/>
          <w:color w:val="000000"/>
          <w:sz w:val="22"/>
          <w:szCs w:val="22"/>
        </w:rPr>
        <w:t>be</w:t>
      </w:r>
      <w:r w:rsidR="00E11F1E">
        <w:rPr>
          <w:rFonts w:ascii="Calibri" w:eastAsia="Times New Roman" w:hAnsi="Calibri" w:cs="Calibri"/>
          <w:color w:val="000000"/>
          <w:sz w:val="22"/>
          <w:szCs w:val="22"/>
        </w:rPr>
        <w:t xml:space="preserve"> intra-site </w:t>
      </w:r>
      <w:r w:rsidR="00CD0CFB">
        <w:rPr>
          <w:rFonts w:ascii="Calibri" w:eastAsia="Times New Roman" w:hAnsi="Calibri" w:cs="Calibri"/>
          <w:color w:val="000000"/>
          <w:sz w:val="22"/>
          <w:szCs w:val="22"/>
        </w:rPr>
        <w:t xml:space="preserve">/ </w:t>
      </w:r>
      <w:r w:rsidR="00E11F1E">
        <w:rPr>
          <w:rFonts w:ascii="Calibri" w:eastAsia="Times New Roman" w:hAnsi="Calibri" w:cs="Calibri"/>
          <w:color w:val="000000"/>
          <w:sz w:val="22"/>
          <w:szCs w:val="22"/>
        </w:rPr>
        <w:t>intra-job</w:t>
      </w:r>
      <w:r w:rsidR="00CD0CFB">
        <w:rPr>
          <w:rFonts w:ascii="Calibri" w:eastAsia="Times New Roman" w:hAnsi="Calibri" w:cs="Calibri"/>
          <w:color w:val="000000"/>
          <w:sz w:val="22"/>
          <w:szCs w:val="22"/>
        </w:rPr>
        <w:t xml:space="preserve"> (e.g., in-situ)</w:t>
      </w:r>
      <w:r w:rsidR="00E11F1E">
        <w:rPr>
          <w:rFonts w:ascii="Calibri" w:eastAsia="Times New Roman" w:hAnsi="Calibri" w:cs="Calibri"/>
          <w:color w:val="000000"/>
          <w:sz w:val="22"/>
          <w:szCs w:val="22"/>
        </w:rPr>
        <w:t xml:space="preserve">, intra-site </w:t>
      </w:r>
      <w:r w:rsidR="00CD0CFB">
        <w:rPr>
          <w:rFonts w:ascii="Calibri" w:eastAsia="Times New Roman" w:hAnsi="Calibri" w:cs="Calibri"/>
          <w:color w:val="000000"/>
          <w:sz w:val="22"/>
          <w:szCs w:val="22"/>
        </w:rPr>
        <w:t>/</w:t>
      </w:r>
      <w:r w:rsidR="00E11F1E">
        <w:rPr>
          <w:rFonts w:ascii="Calibri" w:eastAsia="Times New Roman" w:hAnsi="Calibri" w:cs="Calibri"/>
          <w:color w:val="000000"/>
          <w:sz w:val="22"/>
          <w:szCs w:val="22"/>
        </w:rPr>
        <w:t xml:space="preserve"> inter-job</w:t>
      </w:r>
      <w:r w:rsidR="00CD0CFB">
        <w:rPr>
          <w:rFonts w:ascii="Calibri" w:eastAsia="Times New Roman" w:hAnsi="Calibri" w:cs="Calibri"/>
          <w:color w:val="000000"/>
          <w:sz w:val="22"/>
          <w:szCs w:val="22"/>
        </w:rPr>
        <w:t xml:space="preserve"> </w:t>
      </w:r>
    </w:p>
    <w:p w14:paraId="21C07166" w14:textId="6495259D" w:rsidR="000C3F10" w:rsidRDefault="00CD0CFB" w:rsidP="009D6E39">
      <w:pPr>
        <w:jc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(e.g., pre-processing for an HPC </w:t>
      </w:r>
      <w:r w:rsidR="00CD6830">
        <w:rPr>
          <w:rFonts w:ascii="Calibri" w:eastAsia="Times New Roman" w:hAnsi="Calibri" w:cs="Calibri"/>
          <w:color w:val="000000"/>
          <w:sz w:val="22"/>
          <w:szCs w:val="22"/>
        </w:rPr>
        <w:t>run</w:t>
      </w:r>
      <w:r>
        <w:rPr>
          <w:rFonts w:ascii="Calibri" w:eastAsia="Times New Roman" w:hAnsi="Calibri" w:cs="Calibri"/>
          <w:color w:val="000000"/>
          <w:sz w:val="22"/>
          <w:szCs w:val="22"/>
        </w:rPr>
        <w:t>)</w:t>
      </w:r>
      <w:r w:rsidR="00E11F1E">
        <w:rPr>
          <w:rFonts w:ascii="Calibri" w:eastAsia="Times New Roman" w:hAnsi="Calibri" w:cs="Calibri"/>
          <w:color w:val="000000"/>
          <w:sz w:val="22"/>
          <w:szCs w:val="22"/>
        </w:rPr>
        <w:t>, and inter-site</w:t>
      </w:r>
      <w:r>
        <w:rPr>
          <w:rFonts w:ascii="Calibri" w:eastAsia="Times New Roman" w:hAnsi="Calibri" w:cs="Calibri"/>
          <w:color w:val="000000"/>
          <w:sz w:val="22"/>
          <w:szCs w:val="22"/>
        </w:rPr>
        <w:t xml:space="preserve"> / inter-job</w:t>
      </w:r>
      <w:r w:rsidR="00E11F1E">
        <w:rPr>
          <w:rFonts w:ascii="Calibri" w:eastAsia="Times New Roman" w:hAnsi="Calibri" w:cs="Calibri"/>
          <w:color w:val="000000"/>
          <w:sz w:val="22"/>
          <w:szCs w:val="22"/>
        </w:rPr>
        <w:t>.</w:t>
      </w:r>
      <w:r w:rsidR="00CD6830">
        <w:rPr>
          <w:rStyle w:val="FootnoteReference"/>
          <w:rFonts w:ascii="Calibri" w:eastAsia="Times New Roman" w:hAnsi="Calibri" w:cs="Calibri"/>
          <w:color w:val="000000"/>
          <w:sz w:val="22"/>
          <w:szCs w:val="22"/>
        </w:rPr>
        <w:footnoteReference w:id="18"/>
      </w:r>
    </w:p>
    <w:p w14:paraId="4BFACD0C" w14:textId="77777777" w:rsidR="000C3F10" w:rsidRPr="000C3F10" w:rsidRDefault="000C3F10" w:rsidP="000C3F10">
      <w:pPr>
        <w:rPr>
          <w:rFonts w:ascii="Calibri" w:eastAsia="Times New Roman" w:hAnsi="Calibri" w:cs="Calibri"/>
          <w:color w:val="000000"/>
          <w:sz w:val="22"/>
          <w:szCs w:val="22"/>
        </w:rPr>
      </w:pPr>
    </w:p>
    <w:p w14:paraId="3E161AD4" w14:textId="02F29AF4" w:rsidR="00551DAA" w:rsidRDefault="007F4179">
      <w:pPr>
        <w:rPr>
          <w:sz w:val="22"/>
          <w:szCs w:val="22"/>
        </w:rPr>
      </w:pPr>
      <w:r>
        <w:rPr>
          <w:sz w:val="22"/>
          <w:szCs w:val="22"/>
        </w:rPr>
        <w:t xml:space="preserve">A quick scan of the online documentation for SFAPI shows </w:t>
      </w:r>
      <w:r w:rsidR="00B5325E">
        <w:rPr>
          <w:sz w:val="22"/>
          <w:szCs w:val="22"/>
        </w:rPr>
        <w:t>RESTful</w:t>
      </w:r>
      <w:r>
        <w:rPr>
          <w:sz w:val="22"/>
          <w:szCs w:val="22"/>
        </w:rPr>
        <w:t xml:space="preserve"> endpoints in categories – “system health”, “accounting information”, “compute” including submit, read, </w:t>
      </w:r>
      <w:r w:rsidR="00996941">
        <w:rPr>
          <w:sz w:val="22"/>
          <w:szCs w:val="22"/>
        </w:rPr>
        <w:t xml:space="preserve">and </w:t>
      </w:r>
      <w:r>
        <w:rPr>
          <w:sz w:val="22"/>
          <w:szCs w:val="22"/>
        </w:rPr>
        <w:t xml:space="preserve">cancel job, </w:t>
      </w:r>
      <w:r w:rsidR="00B5325E">
        <w:rPr>
          <w:sz w:val="22"/>
          <w:szCs w:val="22"/>
        </w:rPr>
        <w:t>“</w:t>
      </w:r>
      <w:r w:rsidR="005A0548">
        <w:rPr>
          <w:sz w:val="22"/>
          <w:szCs w:val="22"/>
        </w:rPr>
        <w:t>storage</w:t>
      </w:r>
      <w:r w:rsidR="00B5325E">
        <w:rPr>
          <w:sz w:val="22"/>
          <w:szCs w:val="22"/>
        </w:rPr>
        <w:t>”</w:t>
      </w:r>
      <w:r w:rsidR="005A0548">
        <w:rPr>
          <w:sz w:val="22"/>
          <w:szCs w:val="22"/>
        </w:rPr>
        <w:t xml:space="preserve"> and </w:t>
      </w:r>
      <w:r w:rsidR="00B5325E">
        <w:rPr>
          <w:sz w:val="22"/>
          <w:szCs w:val="22"/>
        </w:rPr>
        <w:t>“</w:t>
      </w:r>
      <w:r w:rsidR="005A0548">
        <w:rPr>
          <w:sz w:val="22"/>
          <w:szCs w:val="22"/>
        </w:rPr>
        <w:t>utilities</w:t>
      </w:r>
      <w:r w:rsidR="00B5325E">
        <w:rPr>
          <w:sz w:val="22"/>
          <w:szCs w:val="22"/>
        </w:rPr>
        <w:t>”</w:t>
      </w:r>
      <w:r w:rsidR="005A0548">
        <w:rPr>
          <w:sz w:val="22"/>
          <w:szCs w:val="22"/>
        </w:rPr>
        <w:t xml:space="preserve"> providing upload</w:t>
      </w:r>
      <w:r w:rsidR="00996941">
        <w:rPr>
          <w:sz w:val="22"/>
          <w:szCs w:val="22"/>
        </w:rPr>
        <w:t xml:space="preserve"> and </w:t>
      </w:r>
      <w:r w:rsidR="005A0548">
        <w:rPr>
          <w:sz w:val="22"/>
          <w:szCs w:val="22"/>
        </w:rPr>
        <w:t xml:space="preserve">download </w:t>
      </w:r>
      <w:r w:rsidR="00996941">
        <w:rPr>
          <w:sz w:val="22"/>
          <w:szCs w:val="22"/>
        </w:rPr>
        <w:t xml:space="preserve">of </w:t>
      </w:r>
      <w:r w:rsidR="005A0548">
        <w:rPr>
          <w:sz w:val="22"/>
          <w:szCs w:val="22"/>
        </w:rPr>
        <w:t>data</w:t>
      </w:r>
      <w:r w:rsidR="0090146A">
        <w:rPr>
          <w:sz w:val="22"/>
          <w:szCs w:val="22"/>
        </w:rPr>
        <w:t xml:space="preserve">, and </w:t>
      </w:r>
      <w:r w:rsidR="002C0F8F">
        <w:rPr>
          <w:sz w:val="22"/>
          <w:szCs w:val="22"/>
        </w:rPr>
        <w:t>a separate</w:t>
      </w:r>
      <w:r w:rsidR="00B5325E">
        <w:rPr>
          <w:sz w:val="22"/>
          <w:szCs w:val="22"/>
        </w:rPr>
        <w:t xml:space="preserve"> </w:t>
      </w:r>
      <w:r w:rsidR="002C0F8F">
        <w:rPr>
          <w:sz w:val="22"/>
          <w:szCs w:val="22"/>
        </w:rPr>
        <w:t xml:space="preserve">endpoint </w:t>
      </w:r>
      <w:r w:rsidR="00B5325E">
        <w:rPr>
          <w:sz w:val="22"/>
          <w:szCs w:val="22"/>
        </w:rPr>
        <w:t>to provide the second leg of a</w:t>
      </w:r>
      <w:r w:rsidR="003F6B5E">
        <w:rPr>
          <w:sz w:val="22"/>
          <w:szCs w:val="22"/>
        </w:rPr>
        <w:t xml:space="preserve"> multi-factor </w:t>
      </w:r>
      <w:r w:rsidR="00B5325E">
        <w:rPr>
          <w:sz w:val="22"/>
          <w:szCs w:val="22"/>
        </w:rPr>
        <w:t>authentication process</w:t>
      </w:r>
      <w:r w:rsidR="0090146A">
        <w:rPr>
          <w:sz w:val="22"/>
          <w:szCs w:val="22"/>
        </w:rPr>
        <w:t xml:space="preserve">. </w:t>
      </w:r>
      <w:r w:rsidR="00A35A0F">
        <w:rPr>
          <w:sz w:val="22"/>
          <w:szCs w:val="22"/>
        </w:rPr>
        <w:t>Job status messages returned by these API endpoints map to those of Slurm</w:t>
      </w:r>
      <w:r w:rsidR="0022413E">
        <w:rPr>
          <w:sz w:val="22"/>
          <w:szCs w:val="22"/>
        </w:rPr>
        <w:t xml:space="preserve"> and fall into several </w:t>
      </w:r>
      <w:r w:rsidR="00E21430">
        <w:rPr>
          <w:sz w:val="22"/>
          <w:szCs w:val="22"/>
        </w:rPr>
        <w:t xml:space="preserve">general </w:t>
      </w:r>
      <w:r w:rsidR="0022413E">
        <w:rPr>
          <w:sz w:val="22"/>
          <w:szCs w:val="22"/>
        </w:rPr>
        <w:t>categories – initializing or pending, running in some form, terminated normally or abnormally, and various informational messages</w:t>
      </w:r>
      <w:r w:rsidR="00A35A0F">
        <w:rPr>
          <w:sz w:val="22"/>
          <w:szCs w:val="22"/>
        </w:rPr>
        <w:t>.</w:t>
      </w:r>
      <w:r w:rsidR="00D163DB">
        <w:rPr>
          <w:rStyle w:val="FootnoteReference"/>
          <w:sz w:val="22"/>
          <w:szCs w:val="22"/>
        </w:rPr>
        <w:footnoteReference w:id="19"/>
      </w:r>
    </w:p>
    <w:p w14:paraId="0CDFBBB6" w14:textId="77777777" w:rsidR="00551DAA" w:rsidRDefault="00551DAA">
      <w:pPr>
        <w:rPr>
          <w:sz w:val="22"/>
          <w:szCs w:val="22"/>
        </w:rPr>
      </w:pPr>
    </w:p>
    <w:p w14:paraId="4CA4EF52" w14:textId="24C1C339" w:rsidR="008A26DC" w:rsidRDefault="00693DA6">
      <w:pPr>
        <w:rPr>
          <w:sz w:val="22"/>
          <w:szCs w:val="22"/>
        </w:rPr>
      </w:pPr>
      <w:r>
        <w:rPr>
          <w:sz w:val="22"/>
          <w:szCs w:val="22"/>
        </w:rPr>
        <w:t>DT4D</w:t>
      </w:r>
      <w:r w:rsidR="00551DAA">
        <w:rPr>
          <w:sz w:val="22"/>
          <w:szCs w:val="22"/>
        </w:rPr>
        <w:t xml:space="preserve"> or Digital Thread for Design</w:t>
      </w:r>
      <w:r>
        <w:rPr>
          <w:sz w:val="22"/>
          <w:szCs w:val="22"/>
        </w:rPr>
        <w:t xml:space="preserve">, a system for orchestration of intra-site </w:t>
      </w:r>
      <w:r w:rsidR="008C2AFE">
        <w:rPr>
          <w:sz w:val="22"/>
          <w:szCs w:val="22"/>
        </w:rPr>
        <w:t xml:space="preserve">and inter-site </w:t>
      </w:r>
      <w:r>
        <w:rPr>
          <w:sz w:val="22"/>
          <w:szCs w:val="22"/>
        </w:rPr>
        <w:t>workflows at GE, and discussed in more detail below, exposes its own API, with similar token validation, and endpoints which fall into several of the same general categories – run and inspect job status, transfer data.</w:t>
      </w:r>
      <w:r>
        <w:rPr>
          <w:rStyle w:val="FootnoteReference"/>
          <w:sz w:val="22"/>
          <w:szCs w:val="22"/>
        </w:rPr>
        <w:footnoteReference w:id="20"/>
      </w:r>
      <w:r w:rsidR="00AD7801">
        <w:rPr>
          <w:sz w:val="22"/>
          <w:szCs w:val="22"/>
        </w:rPr>
        <w:t xml:space="preserve">  </w:t>
      </w:r>
      <w:r w:rsidR="00571803">
        <w:rPr>
          <w:sz w:val="22"/>
          <w:szCs w:val="22"/>
        </w:rPr>
        <w:t xml:space="preserve">Granular </w:t>
      </w:r>
      <w:r w:rsidR="006B4764">
        <w:rPr>
          <w:sz w:val="22"/>
          <w:szCs w:val="22"/>
        </w:rPr>
        <w:t xml:space="preserve">job </w:t>
      </w:r>
      <w:r w:rsidR="008C2AFE">
        <w:rPr>
          <w:sz w:val="22"/>
          <w:szCs w:val="22"/>
        </w:rPr>
        <w:t>profile, status and results, along with associated data tenancy metadata</w:t>
      </w:r>
      <w:r w:rsidR="00AD7801">
        <w:rPr>
          <w:sz w:val="22"/>
          <w:szCs w:val="22"/>
        </w:rPr>
        <w:t xml:space="preserve">  are </w:t>
      </w:r>
      <w:r w:rsidR="008C2AFE">
        <w:rPr>
          <w:sz w:val="22"/>
          <w:szCs w:val="22"/>
        </w:rPr>
        <w:t xml:space="preserve">captured and </w:t>
      </w:r>
      <w:r w:rsidR="008C2AFE">
        <w:rPr>
          <w:sz w:val="22"/>
          <w:szCs w:val="22"/>
        </w:rPr>
        <w:lastRenderedPageBreak/>
        <w:t xml:space="preserve">communicated </w:t>
      </w:r>
      <w:r w:rsidR="001C5CE8">
        <w:rPr>
          <w:sz w:val="22"/>
          <w:szCs w:val="22"/>
        </w:rPr>
        <w:t>within</w:t>
      </w:r>
      <w:r w:rsidR="008C2AFE">
        <w:rPr>
          <w:sz w:val="22"/>
          <w:szCs w:val="22"/>
        </w:rPr>
        <w:t xml:space="preserve"> the system, allowing for either human or machine learning guided refactoring and optimization of the design process.</w:t>
      </w:r>
    </w:p>
    <w:p w14:paraId="17F5AA21" w14:textId="77777777" w:rsidR="00AA708D" w:rsidRDefault="00AA708D">
      <w:pPr>
        <w:rPr>
          <w:sz w:val="22"/>
          <w:szCs w:val="22"/>
        </w:rPr>
      </w:pPr>
    </w:p>
    <w:p w14:paraId="0482F95F" w14:textId="77777777" w:rsidR="00681E03" w:rsidRDefault="00681E03">
      <w:pPr>
        <w:rPr>
          <w:sz w:val="22"/>
          <w:szCs w:val="22"/>
        </w:rPr>
      </w:pPr>
    </w:p>
    <w:p w14:paraId="66153B23" w14:textId="5B68F7A5" w:rsidR="00681E03" w:rsidRPr="00FC7357" w:rsidRDefault="00681E03" w:rsidP="00681E03">
      <w:pPr>
        <w:rPr>
          <w:sz w:val="22"/>
          <w:szCs w:val="22"/>
          <w:u w:val="single"/>
        </w:rPr>
      </w:pPr>
      <w:r w:rsidRPr="00FC7357">
        <w:rPr>
          <w:sz w:val="22"/>
          <w:szCs w:val="22"/>
          <w:u w:val="single"/>
        </w:rPr>
        <w:t xml:space="preserve">Conceptual Design </w:t>
      </w:r>
      <w:r w:rsidR="004E19B1" w:rsidRPr="00FC7357">
        <w:rPr>
          <w:sz w:val="22"/>
          <w:szCs w:val="22"/>
          <w:u w:val="single"/>
        </w:rPr>
        <w:t>of the Workflow Framework</w:t>
      </w:r>
    </w:p>
    <w:p w14:paraId="6F1A7C08" w14:textId="77777777" w:rsidR="00681E03" w:rsidRDefault="00681E03">
      <w:pPr>
        <w:rPr>
          <w:sz w:val="22"/>
          <w:szCs w:val="22"/>
        </w:rPr>
      </w:pPr>
    </w:p>
    <w:p w14:paraId="6247E587" w14:textId="1BC0A7B4" w:rsidR="00BD245C" w:rsidRDefault="00BD245C">
      <w:pPr>
        <w:rPr>
          <w:sz w:val="22"/>
          <w:szCs w:val="22"/>
        </w:rPr>
      </w:pPr>
      <w:r>
        <w:rPr>
          <w:sz w:val="22"/>
          <w:szCs w:val="22"/>
        </w:rPr>
        <w:t xml:space="preserve">A </w:t>
      </w:r>
      <w:r w:rsidR="00E3787C">
        <w:rPr>
          <w:sz w:val="22"/>
          <w:szCs w:val="22"/>
        </w:rPr>
        <w:t xml:space="preserve">system for heterogeneous workflows </w:t>
      </w:r>
      <w:r>
        <w:rPr>
          <w:sz w:val="22"/>
          <w:szCs w:val="22"/>
        </w:rPr>
        <w:t xml:space="preserve">– one for example not governed by a single </w:t>
      </w:r>
      <w:r w:rsidR="00E3787C">
        <w:rPr>
          <w:sz w:val="22"/>
          <w:szCs w:val="22"/>
        </w:rPr>
        <w:t xml:space="preserve">scheduler or designed for single tenancy – which also </w:t>
      </w:r>
      <w:r>
        <w:rPr>
          <w:sz w:val="22"/>
          <w:szCs w:val="22"/>
        </w:rPr>
        <w:t>meets the requirements can be conceptually thought of as having four pillars. Each</w:t>
      </w:r>
      <w:r w:rsidR="001C5CE8">
        <w:rPr>
          <w:sz w:val="22"/>
          <w:szCs w:val="22"/>
        </w:rPr>
        <w:t xml:space="preserve"> pillar</w:t>
      </w:r>
      <w:r>
        <w:rPr>
          <w:sz w:val="22"/>
          <w:szCs w:val="22"/>
        </w:rPr>
        <w:t xml:space="preserve"> represents a category of contractual interfaces wh</w:t>
      </w:r>
      <w:r w:rsidR="00E3787C">
        <w:rPr>
          <w:sz w:val="22"/>
          <w:szCs w:val="22"/>
        </w:rPr>
        <w:t xml:space="preserve">ich must be implemented by a given collaborating computing </w:t>
      </w:r>
      <w:r w:rsidR="008D29BC">
        <w:rPr>
          <w:sz w:val="22"/>
          <w:szCs w:val="22"/>
        </w:rPr>
        <w:t xml:space="preserve">site </w:t>
      </w:r>
      <w:r w:rsidR="00E3787C">
        <w:rPr>
          <w:sz w:val="22"/>
          <w:szCs w:val="22"/>
        </w:rPr>
        <w:t>provider</w:t>
      </w:r>
      <w:r w:rsidR="00FE0746">
        <w:rPr>
          <w:sz w:val="22"/>
          <w:szCs w:val="22"/>
        </w:rPr>
        <w:t xml:space="preserve">.  These same pillars apply to </w:t>
      </w:r>
      <w:r w:rsidR="00B340A6">
        <w:rPr>
          <w:sz w:val="22"/>
          <w:szCs w:val="22"/>
        </w:rPr>
        <w:t xml:space="preserve">inter-site and intra-site </w:t>
      </w:r>
      <w:r w:rsidR="001C5CE8">
        <w:rPr>
          <w:sz w:val="22"/>
          <w:szCs w:val="22"/>
        </w:rPr>
        <w:t>workflow types</w:t>
      </w:r>
      <w:r w:rsidR="00FE0746">
        <w:rPr>
          <w:sz w:val="22"/>
          <w:szCs w:val="22"/>
        </w:rPr>
        <w:t xml:space="preserve"> – a given computing site must implement </w:t>
      </w:r>
      <w:r w:rsidR="00256414">
        <w:rPr>
          <w:sz w:val="22"/>
          <w:szCs w:val="22"/>
        </w:rPr>
        <w:t>these functional areas</w:t>
      </w:r>
      <w:r w:rsidR="00FE0746">
        <w:rPr>
          <w:sz w:val="22"/>
          <w:szCs w:val="22"/>
        </w:rPr>
        <w:t xml:space="preserve"> for its</w:t>
      </w:r>
      <w:r w:rsidR="00256414">
        <w:rPr>
          <w:sz w:val="22"/>
          <w:szCs w:val="22"/>
        </w:rPr>
        <w:t xml:space="preserve"> own purposes</w:t>
      </w:r>
      <w:r w:rsidR="00FE0746">
        <w:rPr>
          <w:sz w:val="22"/>
          <w:szCs w:val="22"/>
        </w:rPr>
        <w:t xml:space="preserve">, and if it intends to </w:t>
      </w:r>
      <w:r w:rsidR="00256414">
        <w:rPr>
          <w:sz w:val="22"/>
          <w:szCs w:val="22"/>
        </w:rPr>
        <w:t xml:space="preserve">be </w:t>
      </w:r>
      <w:r w:rsidR="00FE0746">
        <w:rPr>
          <w:sz w:val="22"/>
          <w:szCs w:val="22"/>
        </w:rPr>
        <w:t>collaborat</w:t>
      </w:r>
      <w:r w:rsidR="00256414">
        <w:rPr>
          <w:sz w:val="22"/>
          <w:szCs w:val="22"/>
        </w:rPr>
        <w:t>ive with</w:t>
      </w:r>
      <w:r w:rsidR="00FE0746">
        <w:rPr>
          <w:sz w:val="22"/>
          <w:szCs w:val="22"/>
        </w:rPr>
        <w:t xml:space="preserve"> inter-site workflows, it must also expose the</w:t>
      </w:r>
      <w:r w:rsidR="00B67538">
        <w:rPr>
          <w:sz w:val="22"/>
          <w:szCs w:val="22"/>
        </w:rPr>
        <w:t>se functions</w:t>
      </w:r>
      <w:r w:rsidR="00FE0746">
        <w:rPr>
          <w:sz w:val="22"/>
          <w:szCs w:val="22"/>
        </w:rPr>
        <w:t>.</w:t>
      </w:r>
      <w:r w:rsidR="00746B65">
        <w:rPr>
          <w:rStyle w:val="FootnoteReference"/>
          <w:sz w:val="22"/>
          <w:szCs w:val="22"/>
        </w:rPr>
        <w:footnoteReference w:id="21"/>
      </w:r>
      <w:r w:rsidR="00FE0746">
        <w:rPr>
          <w:sz w:val="22"/>
          <w:szCs w:val="22"/>
        </w:rPr>
        <w:t xml:space="preserve">  </w:t>
      </w:r>
    </w:p>
    <w:p w14:paraId="2817954D" w14:textId="77777777" w:rsidR="00BD245C" w:rsidRDefault="00BD245C">
      <w:pPr>
        <w:rPr>
          <w:sz w:val="22"/>
          <w:szCs w:val="22"/>
        </w:rPr>
      </w:pPr>
    </w:p>
    <w:p w14:paraId="29A79085" w14:textId="25F6421D" w:rsidR="00BD245C" w:rsidRDefault="00BD245C" w:rsidP="00BD245C">
      <w:pPr>
        <w:pStyle w:val="ListParagraph"/>
        <w:numPr>
          <w:ilvl w:val="0"/>
          <w:numId w:val="3"/>
        </w:numPr>
        <w:rPr>
          <w:sz w:val="22"/>
          <w:szCs w:val="22"/>
        </w:rPr>
      </w:pPr>
      <w:r>
        <w:rPr>
          <w:sz w:val="22"/>
          <w:szCs w:val="22"/>
        </w:rPr>
        <w:t xml:space="preserve">Auth: </w:t>
      </w:r>
      <w:r w:rsidR="00E3787C">
        <w:rPr>
          <w:sz w:val="22"/>
          <w:szCs w:val="22"/>
        </w:rPr>
        <w:t xml:space="preserve">provide </w:t>
      </w:r>
      <w:r>
        <w:rPr>
          <w:sz w:val="22"/>
          <w:szCs w:val="22"/>
        </w:rPr>
        <w:t>for user authentication and authorization</w:t>
      </w:r>
      <w:r w:rsidR="00E3787C">
        <w:rPr>
          <w:sz w:val="22"/>
          <w:szCs w:val="22"/>
        </w:rPr>
        <w:t>, e.g., association with a</w:t>
      </w:r>
      <w:r w:rsidR="001C5CE8">
        <w:rPr>
          <w:sz w:val="22"/>
          <w:szCs w:val="22"/>
        </w:rPr>
        <w:t xml:space="preserve"> data</w:t>
      </w:r>
      <w:r w:rsidR="00E3787C">
        <w:rPr>
          <w:sz w:val="22"/>
          <w:szCs w:val="22"/>
        </w:rPr>
        <w:t xml:space="preserve"> tenancy</w:t>
      </w:r>
    </w:p>
    <w:p w14:paraId="2F79FDC3" w14:textId="0151FC63" w:rsidR="00E3787C" w:rsidRDefault="00E3787C" w:rsidP="00BD245C">
      <w:pPr>
        <w:pStyle w:val="ListParagraph"/>
        <w:numPr>
          <w:ilvl w:val="0"/>
          <w:numId w:val="3"/>
        </w:numPr>
        <w:rPr>
          <w:sz w:val="22"/>
          <w:szCs w:val="22"/>
        </w:rPr>
      </w:pPr>
      <w:r>
        <w:rPr>
          <w:sz w:val="22"/>
          <w:szCs w:val="22"/>
        </w:rPr>
        <w:t xml:space="preserve">Run: execute </w:t>
      </w:r>
      <w:r w:rsidR="009212E6">
        <w:rPr>
          <w:sz w:val="22"/>
          <w:szCs w:val="22"/>
        </w:rPr>
        <w:t>a given job or jobs in the user, workflow or otherwise determined runtime, along with relevant translations across interfaces and job orchestration systems</w:t>
      </w:r>
    </w:p>
    <w:p w14:paraId="0A45402A" w14:textId="72610DD0" w:rsidR="00E3787C" w:rsidRDefault="00E3787C" w:rsidP="00BD245C">
      <w:pPr>
        <w:pStyle w:val="ListParagraph"/>
        <w:numPr>
          <w:ilvl w:val="0"/>
          <w:numId w:val="3"/>
        </w:numPr>
        <w:rPr>
          <w:sz w:val="22"/>
          <w:szCs w:val="22"/>
        </w:rPr>
      </w:pPr>
      <w:r>
        <w:rPr>
          <w:sz w:val="22"/>
          <w:szCs w:val="22"/>
        </w:rPr>
        <w:t>Repo: a means to put to and get data and its metadata from a managed store</w:t>
      </w:r>
    </w:p>
    <w:p w14:paraId="6FBE58EF" w14:textId="177554E2" w:rsidR="00E3787C" w:rsidRDefault="00E3787C" w:rsidP="00BD245C">
      <w:pPr>
        <w:pStyle w:val="ListParagraph"/>
        <w:numPr>
          <w:ilvl w:val="0"/>
          <w:numId w:val="3"/>
        </w:numPr>
        <w:rPr>
          <w:sz w:val="22"/>
          <w:szCs w:val="22"/>
        </w:rPr>
      </w:pPr>
      <w:r>
        <w:rPr>
          <w:sz w:val="22"/>
          <w:szCs w:val="22"/>
        </w:rPr>
        <w:t>Spin: provision computing resources, e.g., in the cloud</w:t>
      </w:r>
      <w:r w:rsidR="00D631AE">
        <w:rPr>
          <w:rStyle w:val="FootnoteReference"/>
          <w:sz w:val="22"/>
          <w:szCs w:val="22"/>
        </w:rPr>
        <w:footnoteReference w:id="22"/>
      </w:r>
    </w:p>
    <w:p w14:paraId="68A70213" w14:textId="2C0B4719" w:rsidR="00F37F6A" w:rsidRDefault="00F37F6A" w:rsidP="00CC6710">
      <w:pPr>
        <w:rPr>
          <w:sz w:val="22"/>
          <w:szCs w:val="22"/>
        </w:rPr>
      </w:pPr>
    </w:p>
    <w:p w14:paraId="47B34FC4" w14:textId="0E6E48FC" w:rsidR="00D45A9B" w:rsidRDefault="00D45A9B" w:rsidP="00CC6710">
      <w:pPr>
        <w:rPr>
          <w:sz w:val="22"/>
          <w:szCs w:val="22"/>
        </w:rPr>
      </w:pPr>
      <w:r>
        <w:rPr>
          <w:sz w:val="22"/>
          <w:szCs w:val="22"/>
        </w:rPr>
        <w:t xml:space="preserve">Auth takes many forms – some examples include </w:t>
      </w:r>
      <w:r w:rsidRPr="00D45A9B">
        <w:rPr>
          <w:i/>
          <w:iCs/>
          <w:sz w:val="22"/>
          <w:szCs w:val="22"/>
        </w:rPr>
        <w:t>a priori</w:t>
      </w:r>
      <w:r>
        <w:rPr>
          <w:sz w:val="22"/>
          <w:szCs w:val="22"/>
        </w:rPr>
        <w:t xml:space="preserve"> identity token dispensing to be used for just-in-time session token generation, </w:t>
      </w:r>
      <w:r w:rsidR="00CB2CC2">
        <w:rPr>
          <w:sz w:val="22"/>
          <w:szCs w:val="22"/>
        </w:rPr>
        <w:t xml:space="preserve">as well as </w:t>
      </w:r>
      <w:r>
        <w:rPr>
          <w:sz w:val="22"/>
          <w:szCs w:val="22"/>
        </w:rPr>
        <w:t>interactive logins. Run implementation</w:t>
      </w:r>
      <w:r w:rsidR="00877E4D">
        <w:rPr>
          <w:sz w:val="22"/>
          <w:szCs w:val="22"/>
        </w:rPr>
        <w:t xml:space="preserve">s are </w:t>
      </w:r>
      <w:r>
        <w:rPr>
          <w:sz w:val="22"/>
          <w:szCs w:val="22"/>
        </w:rPr>
        <w:t xml:space="preserve">similarly diverse, but its functions fall into some general verb categories – run job, check </w:t>
      </w:r>
      <w:r w:rsidR="008900E4">
        <w:rPr>
          <w:sz w:val="22"/>
          <w:szCs w:val="22"/>
        </w:rPr>
        <w:t xml:space="preserve">job </w:t>
      </w:r>
      <w:r>
        <w:rPr>
          <w:sz w:val="22"/>
          <w:szCs w:val="22"/>
        </w:rPr>
        <w:t xml:space="preserve">status, cancel </w:t>
      </w:r>
      <w:r w:rsidR="008900E4">
        <w:rPr>
          <w:sz w:val="22"/>
          <w:szCs w:val="22"/>
        </w:rPr>
        <w:t>job</w:t>
      </w:r>
      <w:r w:rsidR="009C7DB3">
        <w:rPr>
          <w:sz w:val="22"/>
          <w:szCs w:val="22"/>
        </w:rPr>
        <w:t xml:space="preserve"> – the set of actions is notably terse</w:t>
      </w:r>
      <w:r>
        <w:rPr>
          <w:sz w:val="22"/>
          <w:szCs w:val="22"/>
        </w:rPr>
        <w:t xml:space="preserve">. </w:t>
      </w:r>
      <w:r w:rsidR="00EF6F94">
        <w:rPr>
          <w:sz w:val="22"/>
          <w:szCs w:val="22"/>
        </w:rPr>
        <w:t xml:space="preserve">To this we add event handling for job chaining – set / unset event handler, list active handlers. </w:t>
      </w:r>
      <w:r w:rsidR="00102ADB">
        <w:rPr>
          <w:sz w:val="22"/>
          <w:szCs w:val="22"/>
        </w:rPr>
        <w:t xml:space="preserve">Successfully implementing </w:t>
      </w:r>
      <w:r w:rsidR="005D53EC">
        <w:rPr>
          <w:sz w:val="22"/>
          <w:szCs w:val="22"/>
        </w:rPr>
        <w:t>Repo</w:t>
      </w:r>
      <w:r w:rsidR="00102ADB">
        <w:rPr>
          <w:sz w:val="22"/>
          <w:szCs w:val="22"/>
        </w:rPr>
        <w:t xml:space="preserve"> functionality requires support for all common file system types (block, blog, object, etc</w:t>
      </w:r>
      <w:r w:rsidR="005D53EC">
        <w:rPr>
          <w:sz w:val="22"/>
          <w:szCs w:val="22"/>
        </w:rPr>
        <w:t>.</w:t>
      </w:r>
      <w:r w:rsidR="00102ADB">
        <w:rPr>
          <w:sz w:val="22"/>
          <w:szCs w:val="22"/>
        </w:rPr>
        <w:t>) but also necessitates interactivity with the relevant metadata.  That metadata must itself be stored and made available via an enterprise metadata catalog</w:t>
      </w:r>
      <w:r w:rsidR="008F0B92">
        <w:rPr>
          <w:sz w:val="22"/>
          <w:szCs w:val="22"/>
        </w:rPr>
        <w:t xml:space="preserve"> and associated APIs</w:t>
      </w:r>
      <w:r w:rsidR="005D53EC">
        <w:rPr>
          <w:sz w:val="22"/>
          <w:szCs w:val="22"/>
        </w:rPr>
        <w:t>.</w:t>
      </w:r>
      <w:r w:rsidR="00102ADB">
        <w:rPr>
          <w:sz w:val="22"/>
          <w:szCs w:val="22"/>
        </w:rPr>
        <w:t xml:space="preserve"> </w:t>
      </w:r>
      <w:r w:rsidR="008F0B92">
        <w:rPr>
          <w:sz w:val="22"/>
          <w:szCs w:val="22"/>
        </w:rPr>
        <w:t>Those APIs themselves express common set of verbs: “put”, “find”, “get”, etc.</w:t>
      </w:r>
      <w:r w:rsidR="00495BA0">
        <w:rPr>
          <w:sz w:val="22"/>
          <w:szCs w:val="22"/>
        </w:rPr>
        <w:t xml:space="preserve">  </w:t>
      </w:r>
      <w:r w:rsidR="0093403D">
        <w:rPr>
          <w:sz w:val="22"/>
          <w:szCs w:val="22"/>
        </w:rPr>
        <w:t xml:space="preserve">The </w:t>
      </w:r>
      <w:r w:rsidR="008F0B92">
        <w:rPr>
          <w:sz w:val="22"/>
          <w:szCs w:val="22"/>
        </w:rPr>
        <w:t xml:space="preserve">industry </w:t>
      </w:r>
      <w:r w:rsidR="005D53EC">
        <w:rPr>
          <w:sz w:val="22"/>
          <w:szCs w:val="22"/>
        </w:rPr>
        <w:t>has</w:t>
      </w:r>
      <w:r w:rsidR="008F0B92">
        <w:rPr>
          <w:sz w:val="22"/>
          <w:szCs w:val="22"/>
        </w:rPr>
        <w:t xml:space="preserve"> made broad advancements in </w:t>
      </w:r>
      <w:r w:rsidR="00495BA0">
        <w:rPr>
          <w:sz w:val="22"/>
          <w:szCs w:val="22"/>
        </w:rPr>
        <w:t>Spin implementation</w:t>
      </w:r>
      <w:r w:rsidR="008F0B92">
        <w:rPr>
          <w:sz w:val="22"/>
          <w:szCs w:val="22"/>
        </w:rPr>
        <w:t xml:space="preserve"> and while the services and verbs available in these environments are broadly similar, they are often expressed within proprietary frameworks that limit portability.</w:t>
      </w:r>
      <w:r w:rsidR="00495BA0">
        <w:rPr>
          <w:sz w:val="22"/>
          <w:szCs w:val="22"/>
        </w:rPr>
        <w:t xml:space="preserve"> </w:t>
      </w:r>
    </w:p>
    <w:p w14:paraId="756C086A" w14:textId="77777777" w:rsidR="00D45A9B" w:rsidRDefault="00D45A9B" w:rsidP="00CC6710">
      <w:pPr>
        <w:rPr>
          <w:sz w:val="22"/>
          <w:szCs w:val="22"/>
        </w:rPr>
      </w:pPr>
    </w:p>
    <w:p w14:paraId="08FC2DBE" w14:textId="42A2A075" w:rsidR="00655DD8" w:rsidRDefault="00655DD8" w:rsidP="00CC6710">
      <w:pPr>
        <w:rPr>
          <w:sz w:val="22"/>
          <w:szCs w:val="22"/>
        </w:rPr>
      </w:pPr>
      <w:r>
        <w:rPr>
          <w:sz w:val="22"/>
          <w:szCs w:val="22"/>
        </w:rPr>
        <w:t xml:space="preserve">The heterogeneity of computing facilities now also </w:t>
      </w:r>
      <w:r w:rsidR="004B15A4">
        <w:rPr>
          <w:sz w:val="22"/>
          <w:szCs w:val="22"/>
        </w:rPr>
        <w:t>necessitates</w:t>
      </w:r>
      <w:r>
        <w:rPr>
          <w:sz w:val="22"/>
          <w:szCs w:val="22"/>
        </w:rPr>
        <w:t xml:space="preserve"> the Run subsystem</w:t>
      </w:r>
      <w:r w:rsidR="00201BE6">
        <w:rPr>
          <w:sz w:val="22"/>
          <w:szCs w:val="22"/>
        </w:rPr>
        <w:t xml:space="preserve"> exposing </w:t>
      </w:r>
      <w:r>
        <w:rPr>
          <w:sz w:val="22"/>
          <w:szCs w:val="22"/>
        </w:rPr>
        <w:t xml:space="preserve">a means for declaration of the </w:t>
      </w:r>
      <w:r w:rsidRPr="00655DD8">
        <w:rPr>
          <w:i/>
          <w:iCs/>
          <w:sz w:val="22"/>
          <w:szCs w:val="22"/>
        </w:rPr>
        <w:t>compute type</w:t>
      </w:r>
      <w:r>
        <w:rPr>
          <w:sz w:val="22"/>
          <w:szCs w:val="22"/>
        </w:rPr>
        <w:t xml:space="preserve"> on which the job needs to run. This could mean, on an HPC system for example, to target the run </w:t>
      </w:r>
      <w:r w:rsidR="00751636">
        <w:rPr>
          <w:sz w:val="22"/>
          <w:szCs w:val="22"/>
        </w:rPr>
        <w:t xml:space="preserve">specifically </w:t>
      </w:r>
      <w:r>
        <w:rPr>
          <w:sz w:val="22"/>
          <w:szCs w:val="22"/>
        </w:rPr>
        <w:t>at available GPU-accelerated nodes. In a commodity node farm, this could mean targeting at a named node type which has been pre-prepared with certain commercial engineering software.</w:t>
      </w:r>
      <w:r w:rsidR="00164714">
        <w:rPr>
          <w:rStyle w:val="FootnoteReference"/>
          <w:sz w:val="22"/>
          <w:szCs w:val="22"/>
        </w:rPr>
        <w:footnoteReference w:id="23"/>
      </w:r>
      <w:r>
        <w:rPr>
          <w:sz w:val="22"/>
          <w:szCs w:val="22"/>
        </w:rPr>
        <w:t xml:space="preserve">  </w:t>
      </w:r>
      <w:r w:rsidR="006F7D88">
        <w:rPr>
          <w:sz w:val="22"/>
          <w:szCs w:val="22"/>
        </w:rPr>
        <w:t>Heterogeneous intra-site workflows under the same enterprise identity require a runtime model which incorporates and reconciles multiple schedulers, for example, by normalizing their job status return codes. Inter-site workflows require the same.</w:t>
      </w:r>
    </w:p>
    <w:p w14:paraId="6453CB7B" w14:textId="77777777" w:rsidR="00655DD8" w:rsidRDefault="00655DD8" w:rsidP="00CC6710">
      <w:pPr>
        <w:rPr>
          <w:sz w:val="22"/>
          <w:szCs w:val="22"/>
        </w:rPr>
      </w:pPr>
    </w:p>
    <w:p w14:paraId="34FB41A2" w14:textId="63431E15" w:rsidR="00CC6710" w:rsidRPr="00CC6710" w:rsidRDefault="005F1937" w:rsidP="00CC6710">
      <w:pPr>
        <w:rPr>
          <w:sz w:val="22"/>
          <w:szCs w:val="22"/>
        </w:rPr>
      </w:pPr>
      <w:r>
        <w:rPr>
          <w:sz w:val="22"/>
          <w:szCs w:val="22"/>
        </w:rPr>
        <w:lastRenderedPageBreak/>
        <w:t>T</w:t>
      </w:r>
      <w:r w:rsidR="00CC6710">
        <w:rPr>
          <w:sz w:val="22"/>
          <w:szCs w:val="22"/>
        </w:rPr>
        <w:t xml:space="preserve">he concept of “job” includes not just what </w:t>
      </w:r>
      <w:r w:rsidR="00C82C79">
        <w:rPr>
          <w:sz w:val="22"/>
          <w:szCs w:val="22"/>
        </w:rPr>
        <w:t xml:space="preserve">are </w:t>
      </w:r>
      <w:r w:rsidR="00CC6710">
        <w:rPr>
          <w:sz w:val="22"/>
          <w:szCs w:val="22"/>
        </w:rPr>
        <w:t>traditionally thought of as tasks run by the scheduler, but also</w:t>
      </w:r>
      <w:r w:rsidR="008F0B92">
        <w:rPr>
          <w:sz w:val="22"/>
          <w:szCs w:val="22"/>
        </w:rPr>
        <w:t>,</w:t>
      </w:r>
      <w:r w:rsidR="00CC6710">
        <w:rPr>
          <w:sz w:val="22"/>
          <w:szCs w:val="22"/>
        </w:rPr>
        <w:t xml:space="preserve"> potentially</w:t>
      </w:r>
      <w:r w:rsidR="008F0B92">
        <w:rPr>
          <w:sz w:val="22"/>
          <w:szCs w:val="22"/>
        </w:rPr>
        <w:t>,</w:t>
      </w:r>
      <w:r w:rsidR="00CC6710">
        <w:rPr>
          <w:sz w:val="22"/>
          <w:szCs w:val="22"/>
        </w:rPr>
        <w:t xml:space="preserve"> the Repo and Spin functions </w:t>
      </w:r>
      <w:r w:rsidR="00C40937">
        <w:rPr>
          <w:sz w:val="22"/>
          <w:szCs w:val="22"/>
        </w:rPr>
        <w:t>as well</w:t>
      </w:r>
      <w:r w:rsidR="00CC6710">
        <w:rPr>
          <w:sz w:val="22"/>
          <w:szCs w:val="22"/>
        </w:rPr>
        <w:t xml:space="preserve">.  </w:t>
      </w:r>
      <w:r w:rsidR="005739B9">
        <w:rPr>
          <w:sz w:val="22"/>
          <w:szCs w:val="22"/>
        </w:rPr>
        <w:t>With event handling t</w:t>
      </w:r>
      <w:r w:rsidR="00CC6710">
        <w:rPr>
          <w:sz w:val="22"/>
          <w:szCs w:val="22"/>
        </w:rPr>
        <w:t>his permits end-to-end workflows which</w:t>
      </w:r>
      <w:r w:rsidR="003755E1">
        <w:rPr>
          <w:sz w:val="22"/>
          <w:szCs w:val="22"/>
        </w:rPr>
        <w:t xml:space="preserve"> </w:t>
      </w:r>
      <w:r w:rsidR="00CC6710">
        <w:rPr>
          <w:sz w:val="22"/>
          <w:szCs w:val="22"/>
        </w:rPr>
        <w:t xml:space="preserve">minimize the cost function.  </w:t>
      </w:r>
    </w:p>
    <w:p w14:paraId="5E3CF77C" w14:textId="67875323" w:rsidR="00E3787C" w:rsidRDefault="00E3787C" w:rsidP="00E3787C">
      <w:pPr>
        <w:rPr>
          <w:sz w:val="22"/>
          <w:szCs w:val="22"/>
        </w:rPr>
      </w:pPr>
    </w:p>
    <w:p w14:paraId="0F2CEED0" w14:textId="04C2CBB3" w:rsidR="002A402A" w:rsidRPr="002A402A" w:rsidRDefault="002A402A" w:rsidP="002A402A">
      <w:pPr>
        <w:rPr>
          <w:rFonts w:ascii="Times New Roman" w:eastAsia="Times New Roman" w:hAnsi="Times New Roman" w:cs="Times New Roman"/>
        </w:rPr>
      </w:pPr>
      <w:r w:rsidRPr="002A402A">
        <w:rPr>
          <w:noProof/>
          <w:sz w:val="22"/>
          <w:szCs w:val="22"/>
        </w:rPr>
        <w:drawing>
          <wp:inline distT="0" distB="0" distL="0" distR="0" wp14:anchorId="348937C2" wp14:editId="6CF4C1FC">
            <wp:extent cx="5943600" cy="110934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109345"/>
                    </a:xfrm>
                    <a:prstGeom prst="rect">
                      <a:avLst/>
                    </a:prstGeom>
                    <a:noFill/>
                    <a:ln>
                      <a:noFill/>
                    </a:ln>
                  </pic:spPr>
                </pic:pic>
              </a:graphicData>
            </a:graphic>
          </wp:inline>
        </w:drawing>
      </w:r>
    </w:p>
    <w:p w14:paraId="7FD952BA" w14:textId="366B2109" w:rsidR="00E3787C" w:rsidRDefault="002A402A" w:rsidP="000E52F3">
      <w:pPr>
        <w:jc w:val="center"/>
        <w:rPr>
          <w:sz w:val="22"/>
          <w:szCs w:val="22"/>
        </w:rPr>
      </w:pPr>
      <w:r>
        <w:rPr>
          <w:sz w:val="22"/>
          <w:szCs w:val="22"/>
        </w:rPr>
        <w:t xml:space="preserve">Figure: </w:t>
      </w:r>
      <w:r w:rsidR="00D349A7">
        <w:rPr>
          <w:sz w:val="22"/>
          <w:szCs w:val="22"/>
        </w:rPr>
        <w:t xml:space="preserve">multi-job </w:t>
      </w:r>
      <w:r>
        <w:rPr>
          <w:sz w:val="22"/>
          <w:szCs w:val="22"/>
        </w:rPr>
        <w:t xml:space="preserve">workflow with </w:t>
      </w:r>
      <w:r w:rsidR="00D349A7">
        <w:rPr>
          <w:sz w:val="22"/>
          <w:szCs w:val="22"/>
        </w:rPr>
        <w:t xml:space="preserve">dynamic node provisioning </w:t>
      </w:r>
    </w:p>
    <w:p w14:paraId="50B2693A" w14:textId="677BB84D" w:rsidR="000E52F3" w:rsidRDefault="000E52F3" w:rsidP="00E3787C">
      <w:pPr>
        <w:rPr>
          <w:sz w:val="22"/>
          <w:szCs w:val="22"/>
        </w:rPr>
      </w:pPr>
    </w:p>
    <w:p w14:paraId="3383D270" w14:textId="4AB4AF86" w:rsidR="00597A7A" w:rsidRDefault="000D2BAA">
      <w:pPr>
        <w:rPr>
          <w:sz w:val="22"/>
          <w:szCs w:val="22"/>
        </w:rPr>
      </w:pPr>
      <w:r>
        <w:rPr>
          <w:sz w:val="22"/>
          <w:szCs w:val="22"/>
        </w:rPr>
        <w:t xml:space="preserve">Upon this logical 4-part API layer, we </w:t>
      </w:r>
      <w:r w:rsidR="000965AF">
        <w:rPr>
          <w:sz w:val="22"/>
          <w:szCs w:val="22"/>
        </w:rPr>
        <w:t xml:space="preserve">can stack native language interfaces such as in Python, GUIs for human interaction for visibility into the running workflow and interrogation of the resulting digital thread. Under </w:t>
      </w:r>
      <w:r w:rsidR="008B4F6C">
        <w:rPr>
          <w:sz w:val="22"/>
          <w:szCs w:val="22"/>
        </w:rPr>
        <w:t xml:space="preserve">each logical section of the </w:t>
      </w:r>
      <w:r w:rsidR="000965AF">
        <w:rPr>
          <w:sz w:val="22"/>
          <w:szCs w:val="22"/>
        </w:rPr>
        <w:t>API, multiple implementations are possible</w:t>
      </w:r>
      <w:r w:rsidR="00631F9F">
        <w:rPr>
          <w:sz w:val="22"/>
          <w:szCs w:val="22"/>
        </w:rPr>
        <w:t xml:space="preserve">, for example, AWS, MS Azure, </w:t>
      </w:r>
      <w:r w:rsidR="00817F94">
        <w:rPr>
          <w:sz w:val="22"/>
          <w:szCs w:val="22"/>
        </w:rPr>
        <w:t>and</w:t>
      </w:r>
      <w:r w:rsidR="00631F9F">
        <w:rPr>
          <w:sz w:val="22"/>
          <w:szCs w:val="22"/>
        </w:rPr>
        <w:t xml:space="preserve"> Google Cloud APIs </w:t>
      </w:r>
      <w:r w:rsidR="001303A6">
        <w:rPr>
          <w:sz w:val="22"/>
          <w:szCs w:val="22"/>
        </w:rPr>
        <w:t xml:space="preserve">fit </w:t>
      </w:r>
      <w:r w:rsidR="00631F9F">
        <w:rPr>
          <w:sz w:val="22"/>
          <w:szCs w:val="22"/>
        </w:rPr>
        <w:t xml:space="preserve">under the Spin façade.  </w:t>
      </w:r>
    </w:p>
    <w:p w14:paraId="4CC5B0DD" w14:textId="5780F524" w:rsidR="00597A7A" w:rsidRDefault="00597A7A">
      <w:pPr>
        <w:rPr>
          <w:sz w:val="22"/>
          <w:szCs w:val="22"/>
        </w:rPr>
      </w:pPr>
    </w:p>
    <w:p w14:paraId="71DF47F8" w14:textId="3E2B08E1" w:rsidR="00F11159" w:rsidRPr="00F11159" w:rsidRDefault="00F11159" w:rsidP="00F11159">
      <w:pPr>
        <w:jc w:val="center"/>
        <w:rPr>
          <w:rFonts w:ascii="Times New Roman" w:eastAsia="Times New Roman" w:hAnsi="Times New Roman" w:cs="Times New Roman"/>
        </w:rPr>
      </w:pPr>
      <w:r w:rsidRPr="00F11159">
        <w:rPr>
          <w:rFonts w:ascii="Times New Roman" w:eastAsia="Times New Roman" w:hAnsi="Times New Roman" w:cs="Times New Roman"/>
          <w:noProof/>
        </w:rPr>
        <w:drawing>
          <wp:inline distT="0" distB="0" distL="0" distR="0" wp14:anchorId="5455926D" wp14:editId="3BC2E07E">
            <wp:extent cx="3543300" cy="1877695"/>
            <wp:effectExtent l="0" t="0" r="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300" cy="1877695"/>
                    </a:xfrm>
                    <a:prstGeom prst="rect">
                      <a:avLst/>
                    </a:prstGeom>
                    <a:noFill/>
                    <a:ln>
                      <a:noFill/>
                    </a:ln>
                  </pic:spPr>
                </pic:pic>
              </a:graphicData>
            </a:graphic>
          </wp:inline>
        </w:drawing>
      </w:r>
    </w:p>
    <w:p w14:paraId="246F7765" w14:textId="5AFAF58C" w:rsidR="00CA6690" w:rsidRDefault="00760E6E" w:rsidP="004F2EE0">
      <w:pPr>
        <w:jc w:val="center"/>
        <w:rPr>
          <w:sz w:val="22"/>
          <w:szCs w:val="22"/>
        </w:rPr>
      </w:pPr>
      <w:r>
        <w:rPr>
          <w:sz w:val="22"/>
          <w:szCs w:val="22"/>
        </w:rPr>
        <w:t>Figure: DT4D API stack</w:t>
      </w:r>
    </w:p>
    <w:p w14:paraId="0193031C" w14:textId="77777777" w:rsidR="00631F9F" w:rsidRDefault="00631F9F" w:rsidP="004F2EE0">
      <w:pPr>
        <w:jc w:val="center"/>
        <w:rPr>
          <w:sz w:val="22"/>
          <w:szCs w:val="22"/>
        </w:rPr>
      </w:pPr>
    </w:p>
    <w:p w14:paraId="27C7372C" w14:textId="77777777" w:rsidR="00396C68" w:rsidRDefault="00396C68">
      <w:pPr>
        <w:rPr>
          <w:sz w:val="22"/>
          <w:szCs w:val="22"/>
        </w:rPr>
      </w:pPr>
    </w:p>
    <w:p w14:paraId="1833E6E7" w14:textId="5ADF2577" w:rsidR="000965AF" w:rsidRPr="00367EBB" w:rsidRDefault="004E19B1">
      <w:pPr>
        <w:rPr>
          <w:sz w:val="22"/>
          <w:szCs w:val="22"/>
          <w:u w:val="single"/>
        </w:rPr>
      </w:pPr>
      <w:r>
        <w:rPr>
          <w:sz w:val="22"/>
          <w:szCs w:val="22"/>
          <w:u w:val="single"/>
        </w:rPr>
        <w:t xml:space="preserve">Workflow Framework </w:t>
      </w:r>
      <w:r w:rsidR="00367EBB" w:rsidRPr="00367EBB">
        <w:rPr>
          <w:sz w:val="22"/>
          <w:szCs w:val="22"/>
          <w:u w:val="single"/>
        </w:rPr>
        <w:t>Implementation</w:t>
      </w:r>
    </w:p>
    <w:p w14:paraId="6E1F71F1" w14:textId="68A0BC27" w:rsidR="00367EBB" w:rsidRDefault="00367EBB">
      <w:pPr>
        <w:rPr>
          <w:sz w:val="22"/>
          <w:szCs w:val="22"/>
        </w:rPr>
      </w:pPr>
    </w:p>
    <w:p w14:paraId="795F01E6" w14:textId="2ADD7A60" w:rsidR="00BB3B11" w:rsidRDefault="00BB3B11">
      <w:pPr>
        <w:rPr>
          <w:sz w:val="22"/>
          <w:szCs w:val="22"/>
        </w:rPr>
      </w:pPr>
      <w:r>
        <w:rPr>
          <w:sz w:val="22"/>
          <w:szCs w:val="22"/>
        </w:rPr>
        <w:t xml:space="preserve">The </w:t>
      </w:r>
      <w:r w:rsidR="00505456">
        <w:rPr>
          <w:sz w:val="22"/>
          <w:szCs w:val="22"/>
        </w:rPr>
        <w:t xml:space="preserve">GE </w:t>
      </w:r>
      <w:r w:rsidR="00505456" w:rsidRPr="00454C56">
        <w:rPr>
          <w:sz w:val="22"/>
          <w:szCs w:val="22"/>
        </w:rPr>
        <w:t xml:space="preserve">internal “Digital Thread for Design” (DT4D) </w:t>
      </w:r>
      <w:r w:rsidR="00580599">
        <w:rPr>
          <w:sz w:val="22"/>
          <w:szCs w:val="22"/>
        </w:rPr>
        <w:t xml:space="preserve">DT4D framework </w:t>
      </w:r>
      <w:r>
        <w:rPr>
          <w:sz w:val="22"/>
          <w:szCs w:val="22"/>
        </w:rPr>
        <w:t xml:space="preserve">has </w:t>
      </w:r>
      <w:r w:rsidR="00580599">
        <w:rPr>
          <w:sz w:val="22"/>
          <w:szCs w:val="22"/>
        </w:rPr>
        <w:t xml:space="preserve">fully </w:t>
      </w:r>
      <w:r>
        <w:rPr>
          <w:sz w:val="22"/>
          <w:szCs w:val="22"/>
        </w:rPr>
        <w:t xml:space="preserve">implemented tooling </w:t>
      </w:r>
      <w:r w:rsidR="00451195">
        <w:rPr>
          <w:sz w:val="22"/>
          <w:szCs w:val="22"/>
        </w:rPr>
        <w:t xml:space="preserve">– middleware, APIs, and native interfaces – for </w:t>
      </w:r>
      <w:r>
        <w:rPr>
          <w:sz w:val="22"/>
          <w:szCs w:val="22"/>
        </w:rPr>
        <w:t>each of the workflow types described above</w:t>
      </w:r>
      <w:r w:rsidR="00454C56">
        <w:rPr>
          <w:sz w:val="22"/>
          <w:szCs w:val="22"/>
        </w:rPr>
        <w:t>.</w:t>
      </w:r>
    </w:p>
    <w:p w14:paraId="113ECE91" w14:textId="77777777" w:rsidR="00BB3B11" w:rsidRDefault="00BB3B11">
      <w:pPr>
        <w:rPr>
          <w:sz w:val="22"/>
          <w:szCs w:val="22"/>
        </w:rPr>
      </w:pPr>
    </w:p>
    <w:p w14:paraId="34FE4BF4" w14:textId="32C08FCA" w:rsidR="00BB3B11" w:rsidRDefault="00BB3B11" w:rsidP="00454C56">
      <w:pPr>
        <w:rPr>
          <w:sz w:val="22"/>
          <w:szCs w:val="22"/>
        </w:rPr>
      </w:pPr>
      <w:r w:rsidRPr="00454C56">
        <w:rPr>
          <w:sz w:val="22"/>
          <w:szCs w:val="22"/>
        </w:rPr>
        <w:t xml:space="preserve">Intra-job workflows are launched on </w:t>
      </w:r>
      <w:r w:rsidR="00580599">
        <w:rPr>
          <w:sz w:val="22"/>
          <w:szCs w:val="22"/>
        </w:rPr>
        <w:t xml:space="preserve">a given </w:t>
      </w:r>
      <w:r w:rsidRPr="00454C56">
        <w:rPr>
          <w:sz w:val="22"/>
          <w:szCs w:val="22"/>
        </w:rPr>
        <w:t>HPC</w:t>
      </w:r>
      <w:r w:rsidR="00580599">
        <w:rPr>
          <w:sz w:val="22"/>
          <w:szCs w:val="22"/>
        </w:rPr>
        <w:t xml:space="preserve"> system</w:t>
      </w:r>
      <w:r w:rsidRPr="00454C56">
        <w:rPr>
          <w:sz w:val="22"/>
          <w:szCs w:val="22"/>
        </w:rPr>
        <w:t xml:space="preserve"> in a </w:t>
      </w:r>
      <w:r w:rsidR="00505456">
        <w:rPr>
          <w:sz w:val="22"/>
          <w:szCs w:val="22"/>
        </w:rPr>
        <w:t>Multiple Programs, Multiple Data (</w:t>
      </w:r>
      <w:r w:rsidRPr="00454C56">
        <w:rPr>
          <w:sz w:val="22"/>
          <w:szCs w:val="22"/>
        </w:rPr>
        <w:t>MPMD</w:t>
      </w:r>
      <w:r w:rsidR="00505456">
        <w:rPr>
          <w:rStyle w:val="FootnoteReference"/>
          <w:sz w:val="22"/>
          <w:szCs w:val="22"/>
        </w:rPr>
        <w:footnoteReference w:id="24"/>
      </w:r>
      <w:r w:rsidR="00505456">
        <w:rPr>
          <w:sz w:val="22"/>
          <w:szCs w:val="22"/>
        </w:rPr>
        <w:t xml:space="preserve">) </w:t>
      </w:r>
      <w:r w:rsidRPr="00454C56">
        <w:rPr>
          <w:sz w:val="22"/>
          <w:szCs w:val="22"/>
        </w:rPr>
        <w:t>modality, with our “inC2” Python / C++ library providing a simplifying messaging abstraction for extracting interim simulation results</w:t>
      </w:r>
      <w:r w:rsidR="00454C56" w:rsidRPr="00454C56">
        <w:rPr>
          <w:sz w:val="22"/>
          <w:szCs w:val="22"/>
        </w:rPr>
        <w:t xml:space="preserve">, computing derived values, using </w:t>
      </w:r>
      <w:r w:rsidR="00087C19">
        <w:rPr>
          <w:sz w:val="22"/>
          <w:szCs w:val="22"/>
        </w:rPr>
        <w:t>these</w:t>
      </w:r>
      <w:r w:rsidR="00454C56" w:rsidRPr="00454C56">
        <w:rPr>
          <w:sz w:val="22"/>
          <w:szCs w:val="22"/>
        </w:rPr>
        <w:t xml:space="preserve"> to steer the simulation,</w:t>
      </w:r>
      <w:r w:rsidRPr="00454C56">
        <w:rPr>
          <w:sz w:val="22"/>
          <w:szCs w:val="22"/>
        </w:rPr>
        <w:t xml:space="preserve"> and as desired transporting </w:t>
      </w:r>
      <w:r w:rsidR="00087C19">
        <w:rPr>
          <w:sz w:val="22"/>
          <w:szCs w:val="22"/>
        </w:rPr>
        <w:t>informational messages</w:t>
      </w:r>
      <w:r w:rsidRPr="00454C56">
        <w:rPr>
          <w:sz w:val="22"/>
          <w:szCs w:val="22"/>
        </w:rPr>
        <w:t xml:space="preserve"> </w:t>
      </w:r>
      <w:r w:rsidR="00454C56" w:rsidRPr="00454C56">
        <w:rPr>
          <w:sz w:val="22"/>
          <w:szCs w:val="22"/>
        </w:rPr>
        <w:t>to other enterprise systems</w:t>
      </w:r>
      <w:r w:rsidR="00837A9D">
        <w:rPr>
          <w:sz w:val="22"/>
          <w:szCs w:val="22"/>
        </w:rPr>
        <w:t xml:space="preserve">, </w:t>
      </w:r>
      <w:r w:rsidR="005F7482">
        <w:rPr>
          <w:sz w:val="22"/>
          <w:szCs w:val="22"/>
        </w:rPr>
        <w:t xml:space="preserve">as further described </w:t>
      </w:r>
      <w:r w:rsidR="00837A9D">
        <w:rPr>
          <w:sz w:val="22"/>
          <w:szCs w:val="22"/>
        </w:rPr>
        <w:t>below.</w:t>
      </w:r>
      <w:r w:rsidR="004E61DC">
        <w:rPr>
          <w:rStyle w:val="FootnoteReference"/>
          <w:sz w:val="22"/>
          <w:szCs w:val="22"/>
        </w:rPr>
        <w:footnoteReference w:id="25"/>
      </w:r>
    </w:p>
    <w:p w14:paraId="2755430C" w14:textId="0CF9DFAE" w:rsidR="00454C56" w:rsidRDefault="00454C56" w:rsidP="00454C56">
      <w:pPr>
        <w:rPr>
          <w:sz w:val="22"/>
          <w:szCs w:val="22"/>
        </w:rPr>
      </w:pPr>
    </w:p>
    <w:p w14:paraId="66DEA1EC" w14:textId="3791BC07" w:rsidR="00206A37" w:rsidRPr="00206A37" w:rsidRDefault="00206A37" w:rsidP="00206A37">
      <w:pPr>
        <w:rPr>
          <w:rFonts w:ascii="Times New Roman" w:eastAsia="Times New Roman" w:hAnsi="Times New Roman" w:cs="Times New Roman"/>
        </w:rPr>
      </w:pPr>
      <w:r w:rsidRPr="00206A37">
        <w:rPr>
          <w:noProof/>
          <w:sz w:val="22"/>
          <w:szCs w:val="22"/>
        </w:rPr>
        <w:lastRenderedPageBreak/>
        <w:drawing>
          <wp:inline distT="0" distB="0" distL="0" distR="0" wp14:anchorId="42F25CCB" wp14:editId="2D447D90">
            <wp:extent cx="5943600" cy="32264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p>
    <w:p w14:paraId="32F4E82C" w14:textId="77777777" w:rsidR="00206A37" w:rsidRDefault="00206A37" w:rsidP="009971E2">
      <w:pPr>
        <w:jc w:val="center"/>
        <w:rPr>
          <w:sz w:val="22"/>
          <w:szCs w:val="22"/>
        </w:rPr>
      </w:pPr>
      <w:r>
        <w:rPr>
          <w:sz w:val="22"/>
          <w:szCs w:val="22"/>
        </w:rPr>
        <w:t xml:space="preserve">Figure: In-situ intra-job workflows communicating with inter-job / intra-site </w:t>
      </w:r>
    </w:p>
    <w:p w14:paraId="5FD68C5A" w14:textId="73F256B2" w:rsidR="009971E2" w:rsidRDefault="00206A37" w:rsidP="009971E2">
      <w:pPr>
        <w:jc w:val="center"/>
        <w:rPr>
          <w:sz w:val="22"/>
          <w:szCs w:val="22"/>
        </w:rPr>
      </w:pPr>
      <w:r>
        <w:rPr>
          <w:sz w:val="22"/>
          <w:szCs w:val="22"/>
        </w:rPr>
        <w:t xml:space="preserve">enterprise workflows and interactive controllers.  </w:t>
      </w:r>
    </w:p>
    <w:p w14:paraId="3DCA753C" w14:textId="44D33F92" w:rsidR="00454C56" w:rsidRDefault="00454C56" w:rsidP="00454C56">
      <w:pPr>
        <w:pStyle w:val="ListParagraph"/>
        <w:rPr>
          <w:sz w:val="22"/>
          <w:szCs w:val="22"/>
        </w:rPr>
      </w:pPr>
    </w:p>
    <w:p w14:paraId="313E002A" w14:textId="5131E687" w:rsidR="00505456" w:rsidRDefault="00283548" w:rsidP="00454C56">
      <w:pPr>
        <w:rPr>
          <w:sz w:val="22"/>
          <w:szCs w:val="22"/>
        </w:rPr>
      </w:pPr>
      <w:r>
        <w:rPr>
          <w:sz w:val="22"/>
          <w:szCs w:val="22"/>
        </w:rPr>
        <w:t>GE e</w:t>
      </w:r>
      <w:r w:rsidR="00303A77">
        <w:rPr>
          <w:sz w:val="22"/>
          <w:szCs w:val="22"/>
        </w:rPr>
        <w:t xml:space="preserve">nterprise </w:t>
      </w:r>
      <w:r w:rsidR="00493BB4">
        <w:rPr>
          <w:sz w:val="22"/>
          <w:szCs w:val="22"/>
        </w:rPr>
        <w:t>intra-site multi-job w</w:t>
      </w:r>
      <w:r w:rsidR="00454C56" w:rsidRPr="00454C56">
        <w:rPr>
          <w:sz w:val="22"/>
          <w:szCs w:val="22"/>
        </w:rPr>
        <w:t xml:space="preserve">orkflows are enabled by </w:t>
      </w:r>
      <w:r w:rsidR="00EC7732">
        <w:rPr>
          <w:sz w:val="22"/>
          <w:szCs w:val="22"/>
        </w:rPr>
        <w:t xml:space="preserve">the </w:t>
      </w:r>
      <w:r w:rsidR="00454C56" w:rsidRPr="00454C56">
        <w:rPr>
          <w:sz w:val="22"/>
          <w:szCs w:val="22"/>
        </w:rPr>
        <w:t xml:space="preserve">DT4D system.  </w:t>
      </w:r>
      <w:r w:rsidR="006B25FB">
        <w:rPr>
          <w:sz w:val="22"/>
          <w:szCs w:val="22"/>
        </w:rPr>
        <w:t xml:space="preserve">This system implements the key elements of the conceptual Auth, Run, and Repo subsystems.  </w:t>
      </w:r>
    </w:p>
    <w:p w14:paraId="0265A236" w14:textId="77777777" w:rsidR="0081407A" w:rsidRDefault="0081407A" w:rsidP="00454C56">
      <w:pPr>
        <w:rPr>
          <w:sz w:val="22"/>
          <w:szCs w:val="22"/>
        </w:rPr>
      </w:pPr>
    </w:p>
    <w:p w14:paraId="59BB0259" w14:textId="12001F91" w:rsidR="00ED25D7" w:rsidRDefault="006B25FB" w:rsidP="00505456">
      <w:pPr>
        <w:pStyle w:val="ListParagraph"/>
        <w:numPr>
          <w:ilvl w:val="0"/>
          <w:numId w:val="5"/>
        </w:numPr>
        <w:rPr>
          <w:sz w:val="22"/>
          <w:szCs w:val="22"/>
        </w:rPr>
      </w:pPr>
      <w:r w:rsidRPr="00FF2DAC">
        <w:rPr>
          <w:sz w:val="22"/>
          <w:szCs w:val="22"/>
        </w:rPr>
        <w:t xml:space="preserve">Auth </w:t>
      </w:r>
      <w:r w:rsidR="00505456">
        <w:rPr>
          <w:sz w:val="22"/>
          <w:szCs w:val="22"/>
        </w:rPr>
        <w:t xml:space="preserve">functionality </w:t>
      </w:r>
      <w:r w:rsidRPr="00FF2DAC">
        <w:rPr>
          <w:sz w:val="22"/>
          <w:szCs w:val="22"/>
        </w:rPr>
        <w:t xml:space="preserve">is </w:t>
      </w:r>
      <w:r w:rsidR="00ED25D7">
        <w:rPr>
          <w:sz w:val="22"/>
          <w:szCs w:val="22"/>
        </w:rPr>
        <w:t xml:space="preserve">accomplished through lightweight integration with an existing, token-based </w:t>
      </w:r>
      <w:r w:rsidRPr="00FF2DAC">
        <w:rPr>
          <w:sz w:val="22"/>
          <w:szCs w:val="22"/>
        </w:rPr>
        <w:t xml:space="preserve">GE </w:t>
      </w:r>
      <w:r w:rsidR="00ED25D7">
        <w:rPr>
          <w:sz w:val="22"/>
          <w:szCs w:val="22"/>
        </w:rPr>
        <w:t>internal</w:t>
      </w:r>
      <w:r w:rsidR="008358E4" w:rsidRPr="00FF2DAC">
        <w:rPr>
          <w:sz w:val="22"/>
          <w:szCs w:val="22"/>
        </w:rPr>
        <w:t xml:space="preserve"> </w:t>
      </w:r>
      <w:r w:rsidRPr="00FF2DAC">
        <w:rPr>
          <w:sz w:val="22"/>
          <w:szCs w:val="22"/>
        </w:rPr>
        <w:t xml:space="preserve">OAuth service.  </w:t>
      </w:r>
    </w:p>
    <w:p w14:paraId="37B5BBF5" w14:textId="6616CE2D" w:rsidR="00ED25D7" w:rsidRDefault="006B25FB" w:rsidP="00505456">
      <w:pPr>
        <w:pStyle w:val="ListParagraph"/>
        <w:numPr>
          <w:ilvl w:val="0"/>
          <w:numId w:val="5"/>
        </w:numPr>
        <w:rPr>
          <w:sz w:val="22"/>
          <w:szCs w:val="22"/>
        </w:rPr>
      </w:pPr>
      <w:r w:rsidRPr="00FF2DAC">
        <w:rPr>
          <w:sz w:val="22"/>
          <w:szCs w:val="22"/>
        </w:rPr>
        <w:t xml:space="preserve">Run </w:t>
      </w:r>
      <w:r w:rsidR="00512390" w:rsidRPr="00FF2DAC">
        <w:rPr>
          <w:sz w:val="22"/>
          <w:szCs w:val="22"/>
        </w:rPr>
        <w:t>uses a COTS message bus to dispatch jobs to several schedulers, and job status is similarly transported on the bus. For un-clustered singleton nodes, a “Runner” agent is deployed to the node as a bus listener</w:t>
      </w:r>
      <w:r w:rsidR="00C036D8" w:rsidRPr="00FF2DAC">
        <w:rPr>
          <w:sz w:val="22"/>
          <w:szCs w:val="22"/>
        </w:rPr>
        <w:t xml:space="preserve"> and </w:t>
      </w:r>
      <w:r w:rsidR="00512390" w:rsidRPr="00FF2DAC">
        <w:rPr>
          <w:sz w:val="22"/>
          <w:szCs w:val="22"/>
        </w:rPr>
        <w:t xml:space="preserve">assigned at runtime to a specific tenancy. </w:t>
      </w:r>
      <w:r w:rsidR="00C64C1D" w:rsidRPr="00FF2DAC">
        <w:rPr>
          <w:sz w:val="22"/>
          <w:szCs w:val="22"/>
        </w:rPr>
        <w:t xml:space="preserve">All job launch information is recorded </w:t>
      </w:r>
      <w:r w:rsidR="00ED25D7">
        <w:rPr>
          <w:sz w:val="22"/>
          <w:szCs w:val="22"/>
        </w:rPr>
        <w:t xml:space="preserve">in a </w:t>
      </w:r>
      <w:r w:rsidR="00AD3DC9">
        <w:rPr>
          <w:sz w:val="22"/>
          <w:szCs w:val="22"/>
        </w:rPr>
        <w:t xml:space="preserve">“Run </w:t>
      </w:r>
      <w:r w:rsidR="00ED25D7">
        <w:rPr>
          <w:sz w:val="22"/>
          <w:szCs w:val="22"/>
        </w:rPr>
        <w:t>Repo</w:t>
      </w:r>
      <w:r w:rsidR="00AD3DC9">
        <w:rPr>
          <w:sz w:val="22"/>
          <w:szCs w:val="22"/>
        </w:rPr>
        <w:t>”</w:t>
      </w:r>
      <w:r w:rsidR="00ED25D7">
        <w:rPr>
          <w:sz w:val="22"/>
          <w:szCs w:val="22"/>
        </w:rPr>
        <w:t xml:space="preserve"> </w:t>
      </w:r>
      <w:r w:rsidR="00C64C1D" w:rsidRPr="00FF2DAC">
        <w:rPr>
          <w:sz w:val="22"/>
          <w:szCs w:val="22"/>
        </w:rPr>
        <w:t>– which tool, version, arguments, etc.</w:t>
      </w:r>
      <w:r w:rsidR="00E52E67" w:rsidRPr="00FF2DAC">
        <w:rPr>
          <w:sz w:val="22"/>
          <w:szCs w:val="22"/>
        </w:rPr>
        <w:t xml:space="preserve">, as well as the full status sequence </w:t>
      </w:r>
      <w:r w:rsidR="00C64C1D" w:rsidRPr="00FF2DAC">
        <w:rPr>
          <w:sz w:val="22"/>
          <w:szCs w:val="22"/>
        </w:rPr>
        <w:t xml:space="preserve">– to permit reproduction.  </w:t>
      </w:r>
    </w:p>
    <w:p w14:paraId="69C9C299" w14:textId="77777777" w:rsidR="006A0E35" w:rsidRDefault="0006721E" w:rsidP="00505456">
      <w:pPr>
        <w:pStyle w:val="ListParagraph"/>
        <w:numPr>
          <w:ilvl w:val="0"/>
          <w:numId w:val="5"/>
        </w:numPr>
        <w:rPr>
          <w:sz w:val="22"/>
          <w:szCs w:val="22"/>
        </w:rPr>
      </w:pPr>
      <w:r w:rsidRPr="00FF2DAC">
        <w:rPr>
          <w:sz w:val="22"/>
          <w:szCs w:val="22"/>
        </w:rPr>
        <w:t>Repo implementation uses a central metadata index to front several object stores</w:t>
      </w:r>
      <w:r w:rsidR="00E70FD1" w:rsidRPr="00FF2DAC">
        <w:rPr>
          <w:sz w:val="22"/>
          <w:szCs w:val="22"/>
        </w:rPr>
        <w:t xml:space="preserve"> containing both data and tools which can be loaded into the job context </w:t>
      </w:r>
      <w:r w:rsidR="0020125C" w:rsidRPr="00FF2DAC">
        <w:rPr>
          <w:sz w:val="22"/>
          <w:szCs w:val="22"/>
        </w:rPr>
        <w:t>and</w:t>
      </w:r>
      <w:r w:rsidR="000C0C08" w:rsidRPr="00FF2DAC">
        <w:rPr>
          <w:sz w:val="22"/>
          <w:szCs w:val="22"/>
        </w:rPr>
        <w:t xml:space="preserve"> </w:t>
      </w:r>
      <w:r w:rsidR="00E70FD1" w:rsidRPr="00FF2DAC">
        <w:rPr>
          <w:sz w:val="22"/>
          <w:szCs w:val="22"/>
        </w:rPr>
        <w:t xml:space="preserve">tracked at </w:t>
      </w:r>
      <w:r w:rsidR="009C43B4" w:rsidRPr="00FF2DAC">
        <w:rPr>
          <w:sz w:val="22"/>
          <w:szCs w:val="22"/>
        </w:rPr>
        <w:t>runtime;</w:t>
      </w:r>
      <w:r w:rsidR="007A257B" w:rsidRPr="00FF2DAC">
        <w:rPr>
          <w:sz w:val="22"/>
          <w:szCs w:val="22"/>
        </w:rPr>
        <w:t xml:space="preserve"> </w:t>
      </w:r>
      <w:r w:rsidR="0020241B" w:rsidRPr="00FF2DAC">
        <w:rPr>
          <w:sz w:val="22"/>
          <w:szCs w:val="22"/>
        </w:rPr>
        <w:t>thus,</w:t>
      </w:r>
      <w:r w:rsidR="007A257B" w:rsidRPr="00FF2DAC">
        <w:rPr>
          <w:sz w:val="22"/>
          <w:szCs w:val="22"/>
        </w:rPr>
        <w:t xml:space="preserve"> the digital thread includes both the </w:t>
      </w:r>
      <w:r w:rsidR="00CA4528" w:rsidRPr="00FF2DAC">
        <w:rPr>
          <w:sz w:val="22"/>
          <w:szCs w:val="22"/>
        </w:rPr>
        <w:t xml:space="preserve">historical </w:t>
      </w:r>
      <w:r w:rsidR="007A257B" w:rsidRPr="00FF2DAC">
        <w:rPr>
          <w:sz w:val="22"/>
          <w:szCs w:val="22"/>
        </w:rPr>
        <w:t>control and data flows.</w:t>
      </w:r>
      <w:r w:rsidRPr="00FF2DAC">
        <w:rPr>
          <w:sz w:val="22"/>
          <w:szCs w:val="22"/>
        </w:rPr>
        <w:t xml:space="preserve"> </w:t>
      </w:r>
    </w:p>
    <w:p w14:paraId="6A38664D" w14:textId="77777777" w:rsidR="006A0E35" w:rsidRDefault="006A0E35" w:rsidP="006A0E35">
      <w:pPr>
        <w:ind w:left="360"/>
        <w:rPr>
          <w:sz w:val="22"/>
          <w:szCs w:val="22"/>
        </w:rPr>
      </w:pPr>
    </w:p>
    <w:p w14:paraId="49F145BB" w14:textId="708FA057" w:rsidR="00454C56" w:rsidRPr="006A0E35" w:rsidRDefault="00E57FB7" w:rsidP="006A0E35">
      <w:pPr>
        <w:ind w:left="360"/>
        <w:rPr>
          <w:sz w:val="22"/>
          <w:szCs w:val="22"/>
        </w:rPr>
      </w:pPr>
      <w:r w:rsidRPr="006A0E35">
        <w:rPr>
          <w:sz w:val="22"/>
          <w:szCs w:val="22"/>
        </w:rPr>
        <w:t xml:space="preserve">The logical subsystems are </w:t>
      </w:r>
      <w:r w:rsidR="007715F0" w:rsidRPr="006A0E35">
        <w:rPr>
          <w:sz w:val="22"/>
          <w:szCs w:val="22"/>
        </w:rPr>
        <w:t>exposed</w:t>
      </w:r>
      <w:r w:rsidRPr="006A0E35">
        <w:rPr>
          <w:sz w:val="22"/>
          <w:szCs w:val="22"/>
        </w:rPr>
        <w:t xml:space="preserve"> by a RESTful API and a native Python interface which provides the runtime harness to implement local jobs which are authenticated as first</w:t>
      </w:r>
      <w:r w:rsidR="00702E33" w:rsidRPr="006A0E35">
        <w:rPr>
          <w:sz w:val="22"/>
          <w:szCs w:val="22"/>
        </w:rPr>
        <w:t>-</w:t>
      </w:r>
      <w:r w:rsidRPr="006A0E35">
        <w:rPr>
          <w:sz w:val="22"/>
          <w:szCs w:val="22"/>
        </w:rPr>
        <w:t>class citizens of the ecosystems.</w:t>
      </w:r>
      <w:r w:rsidR="00CD1834" w:rsidRPr="006A0E35">
        <w:rPr>
          <w:sz w:val="22"/>
          <w:szCs w:val="22"/>
        </w:rPr>
        <w:t xml:space="preserve"> </w:t>
      </w:r>
      <w:r w:rsidR="009A2026" w:rsidRPr="006A0E35">
        <w:rPr>
          <w:sz w:val="22"/>
          <w:szCs w:val="22"/>
        </w:rPr>
        <w:t xml:space="preserve">The API is also used by a GUI which can be Web or mobile and provides a job </w:t>
      </w:r>
      <w:r w:rsidR="009A2026" w:rsidRPr="006A0E35">
        <w:rPr>
          <w:sz w:val="22"/>
          <w:szCs w:val="22"/>
        </w:rPr>
        <w:lastRenderedPageBreak/>
        <w:t>monitoring interface</w:t>
      </w:r>
      <w:r w:rsidR="009A1ECD">
        <w:rPr>
          <w:sz w:val="22"/>
          <w:szCs w:val="22"/>
        </w:rPr>
        <w:t>,</w:t>
      </w:r>
      <w:r w:rsidR="00DC0C08">
        <w:rPr>
          <w:rStyle w:val="FootnoteReference"/>
          <w:sz w:val="22"/>
          <w:szCs w:val="22"/>
        </w:rPr>
        <w:footnoteReference w:id="26"/>
      </w:r>
      <w:r w:rsidR="00CF5E80" w:rsidRPr="006A0E35">
        <w:rPr>
          <w:sz w:val="22"/>
          <w:szCs w:val="22"/>
        </w:rPr>
        <w:t xml:space="preserve"> system uptime information, and a metadata-driven directory tree view of data under Repo subsystem management.</w:t>
      </w:r>
      <w:r w:rsidR="001B2881" w:rsidRPr="001B2881">
        <w:rPr>
          <w:rStyle w:val="FootnoteReference"/>
          <w:sz w:val="22"/>
          <w:szCs w:val="22"/>
        </w:rPr>
        <w:t xml:space="preserve"> </w:t>
      </w:r>
      <w:r w:rsidR="001B2881">
        <w:rPr>
          <w:rStyle w:val="FootnoteReference"/>
          <w:sz w:val="22"/>
          <w:szCs w:val="22"/>
        </w:rPr>
        <w:footnoteReference w:id="27"/>
      </w:r>
    </w:p>
    <w:p w14:paraId="42E78D05" w14:textId="77777777" w:rsidR="00063D2F" w:rsidRDefault="00063D2F">
      <w:pPr>
        <w:rPr>
          <w:sz w:val="22"/>
          <w:szCs w:val="22"/>
        </w:rPr>
      </w:pPr>
    </w:p>
    <w:p w14:paraId="7BBFD11A" w14:textId="5ABC2EBA" w:rsidR="00CC6751" w:rsidRPr="00CC6751" w:rsidRDefault="00CC6751" w:rsidP="00CC6751">
      <w:pPr>
        <w:jc w:val="center"/>
        <w:rPr>
          <w:rFonts w:ascii="Times New Roman" w:eastAsia="Times New Roman" w:hAnsi="Times New Roman" w:cs="Times New Roman"/>
        </w:rPr>
      </w:pPr>
      <w:r w:rsidRPr="00CC6751">
        <w:rPr>
          <w:noProof/>
          <w:sz w:val="22"/>
          <w:szCs w:val="22"/>
        </w:rPr>
        <w:drawing>
          <wp:inline distT="0" distB="0" distL="0" distR="0" wp14:anchorId="67DF4751" wp14:editId="0635D86B">
            <wp:extent cx="3331210" cy="30613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1210" cy="3061335"/>
                    </a:xfrm>
                    <a:prstGeom prst="rect">
                      <a:avLst/>
                    </a:prstGeom>
                    <a:noFill/>
                    <a:ln>
                      <a:noFill/>
                    </a:ln>
                  </pic:spPr>
                </pic:pic>
              </a:graphicData>
            </a:graphic>
          </wp:inline>
        </w:drawing>
      </w:r>
    </w:p>
    <w:p w14:paraId="6846E5AA" w14:textId="7DE7E71D" w:rsidR="00063D2F" w:rsidRPr="00CC6751" w:rsidRDefault="008860E8" w:rsidP="00063D2F">
      <w:pPr>
        <w:jc w:val="center"/>
        <w:rPr>
          <w:sz w:val="22"/>
          <w:szCs w:val="22"/>
        </w:rPr>
      </w:pPr>
      <w:r w:rsidRPr="00CC6751">
        <w:rPr>
          <w:sz w:val="22"/>
          <w:szCs w:val="22"/>
        </w:rPr>
        <w:t xml:space="preserve">Figure: DT4D </w:t>
      </w:r>
      <w:r w:rsidR="00130053" w:rsidRPr="00CC6751">
        <w:rPr>
          <w:sz w:val="22"/>
          <w:szCs w:val="22"/>
        </w:rPr>
        <w:t xml:space="preserve">high-level </w:t>
      </w:r>
      <w:r w:rsidRPr="00CC6751">
        <w:rPr>
          <w:sz w:val="22"/>
          <w:szCs w:val="22"/>
        </w:rPr>
        <w:t>deployment</w:t>
      </w:r>
      <w:r w:rsidR="00130053" w:rsidRPr="00CC6751">
        <w:rPr>
          <w:sz w:val="22"/>
          <w:szCs w:val="22"/>
        </w:rPr>
        <w:t xml:space="preserve"> diagram</w:t>
      </w:r>
    </w:p>
    <w:p w14:paraId="4211DAEB" w14:textId="4655D594" w:rsidR="00063D2F" w:rsidRDefault="00063D2F" w:rsidP="007617E8">
      <w:pPr>
        <w:rPr>
          <w:sz w:val="22"/>
          <w:szCs w:val="22"/>
          <w:highlight w:val="yellow"/>
        </w:rPr>
      </w:pPr>
    </w:p>
    <w:p w14:paraId="65EF6A53" w14:textId="30D82CC8" w:rsidR="007617E8" w:rsidRDefault="007617E8" w:rsidP="007617E8">
      <w:pPr>
        <w:rPr>
          <w:sz w:val="22"/>
          <w:szCs w:val="22"/>
        </w:rPr>
      </w:pPr>
      <w:r w:rsidRPr="007617E8">
        <w:rPr>
          <w:sz w:val="22"/>
          <w:szCs w:val="22"/>
        </w:rPr>
        <w:t>Inter-site workflow</w:t>
      </w:r>
      <w:r>
        <w:rPr>
          <w:sz w:val="22"/>
          <w:szCs w:val="22"/>
        </w:rPr>
        <w:t>s are enabled by the “Local Workflow Manager” (lwfm) tool.</w:t>
      </w:r>
      <w:r w:rsidR="001F200B">
        <w:rPr>
          <w:rStyle w:val="FootnoteReference"/>
          <w:sz w:val="22"/>
          <w:szCs w:val="22"/>
        </w:rPr>
        <w:footnoteReference w:id="28"/>
      </w:r>
      <w:r>
        <w:rPr>
          <w:sz w:val="22"/>
          <w:szCs w:val="22"/>
        </w:rPr>
        <w:t xml:space="preserve"> This thin Python façade provides native methods for the major verbs in each of the Auth, Run, and Repo subsystems. A collaborating Site implementation – be it based on the Superfacility API or GE’s DT4D, or some other – </w:t>
      </w:r>
      <w:r w:rsidR="00C808C1">
        <w:rPr>
          <w:sz w:val="22"/>
          <w:szCs w:val="22"/>
        </w:rPr>
        <w:t>is accomplished through a lightweight interface available within lwfm intended to capture ‘signatures’ of relevant system details</w:t>
      </w:r>
      <w:r>
        <w:rPr>
          <w:sz w:val="22"/>
          <w:szCs w:val="22"/>
        </w:rPr>
        <w:t>.</w:t>
      </w:r>
      <w:r w:rsidR="001861DA">
        <w:rPr>
          <w:sz w:val="22"/>
          <w:szCs w:val="22"/>
        </w:rPr>
        <w:t xml:space="preserve"> For example, the “NERSC” Site driver would translate the lwfm signatures into SFAPI calls, returning job status in lwfm canonical form. </w:t>
      </w:r>
      <w:r w:rsidR="00323151">
        <w:rPr>
          <w:sz w:val="22"/>
          <w:szCs w:val="22"/>
        </w:rPr>
        <w:t>Like DT4D, t</w:t>
      </w:r>
      <w:r w:rsidR="001861DA">
        <w:rPr>
          <w:sz w:val="22"/>
          <w:szCs w:val="22"/>
        </w:rPr>
        <w:t xml:space="preserve">he lwfm provides a local </w:t>
      </w:r>
      <w:r w:rsidR="00BB7869">
        <w:rPr>
          <w:sz w:val="22"/>
          <w:szCs w:val="22"/>
        </w:rPr>
        <w:t xml:space="preserve">job status monitor </w:t>
      </w:r>
      <w:r w:rsidR="001861DA">
        <w:rPr>
          <w:sz w:val="22"/>
          <w:szCs w:val="22"/>
        </w:rPr>
        <w:t xml:space="preserve">service to </w:t>
      </w:r>
      <w:r w:rsidR="0051047E">
        <w:rPr>
          <w:sz w:val="22"/>
          <w:szCs w:val="22"/>
        </w:rPr>
        <w:t>handle</w:t>
      </w:r>
      <w:r w:rsidR="001861DA">
        <w:rPr>
          <w:sz w:val="22"/>
          <w:szCs w:val="22"/>
        </w:rPr>
        <w:t xml:space="preserve"> </w:t>
      </w:r>
      <w:r w:rsidR="004111C3">
        <w:rPr>
          <w:sz w:val="22"/>
          <w:szCs w:val="22"/>
        </w:rPr>
        <w:t xml:space="preserve">workflow </w:t>
      </w:r>
      <w:r w:rsidR="001861DA">
        <w:rPr>
          <w:sz w:val="22"/>
          <w:szCs w:val="22"/>
        </w:rPr>
        <w:t>job chaining.</w:t>
      </w:r>
      <w:r w:rsidR="005667BA">
        <w:rPr>
          <w:rStyle w:val="FootnoteReference"/>
          <w:sz w:val="22"/>
          <w:szCs w:val="22"/>
        </w:rPr>
        <w:footnoteReference w:id="29"/>
      </w:r>
      <w:r w:rsidR="001F666C" w:rsidRPr="001F666C">
        <w:rPr>
          <w:sz w:val="22"/>
          <w:szCs w:val="22"/>
          <w:vertAlign w:val="superscript"/>
        </w:rPr>
        <w:t>,</w:t>
      </w:r>
      <w:r w:rsidR="001F666C">
        <w:rPr>
          <w:rStyle w:val="FootnoteReference"/>
          <w:sz w:val="22"/>
          <w:szCs w:val="22"/>
        </w:rPr>
        <w:footnoteReference w:id="30"/>
      </w:r>
      <w:r w:rsidR="001861DA">
        <w:rPr>
          <w:sz w:val="22"/>
          <w:szCs w:val="22"/>
        </w:rPr>
        <w:t xml:space="preserve">  </w:t>
      </w:r>
    </w:p>
    <w:p w14:paraId="428A9365" w14:textId="670CE6D2" w:rsidR="001861DA" w:rsidRDefault="001861DA" w:rsidP="007617E8">
      <w:pPr>
        <w:rPr>
          <w:sz w:val="22"/>
          <w:szCs w:val="22"/>
        </w:rPr>
      </w:pPr>
    </w:p>
    <w:p w14:paraId="74FFF9AD" w14:textId="77777777" w:rsidR="00D86094" w:rsidRDefault="00D86094" w:rsidP="007617E8">
      <w:pPr>
        <w:rPr>
          <w:sz w:val="22"/>
          <w:szCs w:val="22"/>
        </w:rPr>
      </w:pPr>
    </w:p>
    <w:p w14:paraId="2359DB7D" w14:textId="494618DC" w:rsidR="001861DA" w:rsidRPr="007617E8" w:rsidRDefault="001861DA" w:rsidP="00C4768D">
      <w:pPr>
        <w:rPr>
          <w:sz w:val="22"/>
          <w:szCs w:val="22"/>
        </w:rPr>
      </w:pPr>
      <w:r w:rsidRPr="000A6482">
        <w:rPr>
          <w:noProof/>
          <w:sz w:val="22"/>
          <w:szCs w:val="22"/>
        </w:rPr>
        <w:drawing>
          <wp:inline distT="0" distB="0" distL="0" distR="0" wp14:anchorId="21349095" wp14:editId="1CB2CA8E">
            <wp:extent cx="5943600" cy="3429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3362EA3C" w14:textId="77777777" w:rsidR="000B1C88" w:rsidRDefault="004B2785" w:rsidP="00CA341F">
      <w:pPr>
        <w:jc w:val="center"/>
        <w:rPr>
          <w:sz w:val="22"/>
          <w:szCs w:val="22"/>
        </w:rPr>
      </w:pPr>
      <w:r w:rsidRPr="004B2785">
        <w:rPr>
          <w:sz w:val="22"/>
          <w:szCs w:val="22"/>
        </w:rPr>
        <w:t xml:space="preserve">Figure: UML </w:t>
      </w:r>
      <w:r w:rsidR="00A22CF2">
        <w:rPr>
          <w:sz w:val="22"/>
          <w:szCs w:val="22"/>
        </w:rPr>
        <w:t xml:space="preserve">object model </w:t>
      </w:r>
      <w:r w:rsidRPr="004B2785">
        <w:rPr>
          <w:sz w:val="22"/>
          <w:szCs w:val="22"/>
        </w:rPr>
        <w:t>for lwfm</w:t>
      </w:r>
      <w:r>
        <w:rPr>
          <w:sz w:val="22"/>
          <w:szCs w:val="22"/>
        </w:rPr>
        <w:t xml:space="preserve"> software</w:t>
      </w:r>
      <w:r w:rsidRPr="004B2785">
        <w:rPr>
          <w:sz w:val="22"/>
          <w:szCs w:val="22"/>
        </w:rPr>
        <w:t xml:space="preserve">, </w:t>
      </w:r>
    </w:p>
    <w:p w14:paraId="4CF94CC7" w14:textId="1DED4AFF" w:rsidR="00CA341F" w:rsidRDefault="004B2785" w:rsidP="00CA341F">
      <w:pPr>
        <w:jc w:val="center"/>
        <w:rPr>
          <w:sz w:val="22"/>
          <w:szCs w:val="22"/>
        </w:rPr>
      </w:pPr>
      <w:r w:rsidRPr="004B2785">
        <w:rPr>
          <w:sz w:val="22"/>
          <w:szCs w:val="22"/>
        </w:rPr>
        <w:t>showing the Site interface and its four sub-interfaces</w:t>
      </w:r>
    </w:p>
    <w:p w14:paraId="20EBA410" w14:textId="77777777" w:rsidR="007617E8" w:rsidRDefault="007617E8" w:rsidP="007617E8">
      <w:pPr>
        <w:rPr>
          <w:sz w:val="22"/>
          <w:szCs w:val="22"/>
          <w:highlight w:val="yellow"/>
        </w:rPr>
      </w:pPr>
    </w:p>
    <w:p w14:paraId="687CC02F" w14:textId="63CD0B33" w:rsidR="007E1243" w:rsidRPr="007E1243" w:rsidRDefault="007E1243" w:rsidP="007E1243">
      <w:pPr>
        <w:jc w:val="center"/>
        <w:rPr>
          <w:rFonts w:ascii="Times New Roman" w:eastAsia="Times New Roman" w:hAnsi="Times New Roman" w:cs="Times New Roman"/>
        </w:rPr>
      </w:pPr>
      <w:r w:rsidRPr="007E1243">
        <w:rPr>
          <w:noProof/>
          <w:sz w:val="22"/>
          <w:szCs w:val="22"/>
        </w:rPr>
        <w:drawing>
          <wp:inline distT="0" distB="0" distL="0" distR="0" wp14:anchorId="7E4CEF14" wp14:editId="4B79E259">
            <wp:extent cx="4645478" cy="3319302"/>
            <wp:effectExtent l="0" t="0" r="0" b="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6223" cy="3369851"/>
                    </a:xfrm>
                    <a:prstGeom prst="rect">
                      <a:avLst/>
                    </a:prstGeom>
                    <a:noFill/>
                    <a:ln>
                      <a:noFill/>
                    </a:ln>
                  </pic:spPr>
                </pic:pic>
              </a:graphicData>
            </a:graphic>
          </wp:inline>
        </w:drawing>
      </w:r>
    </w:p>
    <w:p w14:paraId="244D80B1" w14:textId="77777777" w:rsidR="000B1C88" w:rsidRDefault="007E1243" w:rsidP="00BA6D66">
      <w:pPr>
        <w:jc w:val="center"/>
        <w:rPr>
          <w:sz w:val="22"/>
          <w:szCs w:val="22"/>
        </w:rPr>
      </w:pPr>
      <w:r>
        <w:rPr>
          <w:sz w:val="22"/>
          <w:szCs w:val="22"/>
        </w:rPr>
        <w:t xml:space="preserve">Figure: </w:t>
      </w:r>
      <w:r w:rsidR="00BA6D66">
        <w:rPr>
          <w:sz w:val="22"/>
          <w:szCs w:val="22"/>
        </w:rPr>
        <w:t xml:space="preserve">lwfm orchestrating inter-site workflows, each consisting </w:t>
      </w:r>
    </w:p>
    <w:p w14:paraId="6931C1B8" w14:textId="4C4ED1C1" w:rsidR="00063D2F" w:rsidRDefault="00024C21" w:rsidP="000B1C88">
      <w:pPr>
        <w:jc w:val="center"/>
        <w:rPr>
          <w:sz w:val="22"/>
          <w:szCs w:val="22"/>
        </w:rPr>
      </w:pPr>
      <w:r>
        <w:rPr>
          <w:sz w:val="22"/>
          <w:szCs w:val="22"/>
        </w:rPr>
        <w:t xml:space="preserve">potentially </w:t>
      </w:r>
      <w:r w:rsidR="00BA6D66">
        <w:rPr>
          <w:sz w:val="22"/>
          <w:szCs w:val="22"/>
        </w:rPr>
        <w:t xml:space="preserve">of their own intra-site and intra-job workflows. </w:t>
      </w:r>
    </w:p>
    <w:p w14:paraId="21DF8AFA" w14:textId="17E34A33" w:rsidR="00063D2F" w:rsidRDefault="00063D2F">
      <w:pPr>
        <w:rPr>
          <w:sz w:val="22"/>
          <w:szCs w:val="22"/>
        </w:rPr>
      </w:pPr>
    </w:p>
    <w:p w14:paraId="05A254E8" w14:textId="1CBF64AD" w:rsidR="00063D2F" w:rsidRDefault="00063D2F">
      <w:pPr>
        <w:rPr>
          <w:sz w:val="22"/>
          <w:szCs w:val="22"/>
        </w:rPr>
      </w:pPr>
    </w:p>
    <w:p w14:paraId="7586028F" w14:textId="42975C47" w:rsidR="00EF192E" w:rsidRDefault="00EF192E">
      <w:pPr>
        <w:rPr>
          <w:sz w:val="22"/>
          <w:szCs w:val="22"/>
        </w:rPr>
      </w:pPr>
      <w:r>
        <w:rPr>
          <w:sz w:val="22"/>
          <w:szCs w:val="22"/>
        </w:rPr>
        <w:t>In the tooling which supports each of the three types of workflows we address – intra-job</w:t>
      </w:r>
      <w:r w:rsidR="00957CC2">
        <w:rPr>
          <w:sz w:val="22"/>
          <w:szCs w:val="22"/>
        </w:rPr>
        <w:t xml:space="preserve"> (“inC2”)</w:t>
      </w:r>
      <w:r>
        <w:rPr>
          <w:sz w:val="22"/>
          <w:szCs w:val="22"/>
        </w:rPr>
        <w:t>, intr</w:t>
      </w:r>
      <w:r w:rsidR="00D40324">
        <w:rPr>
          <w:sz w:val="22"/>
          <w:szCs w:val="22"/>
        </w:rPr>
        <w:t>a</w:t>
      </w:r>
      <w:r>
        <w:rPr>
          <w:sz w:val="22"/>
          <w:szCs w:val="22"/>
        </w:rPr>
        <w:t>-</w:t>
      </w:r>
      <w:r w:rsidR="006D2FD3">
        <w:rPr>
          <w:sz w:val="22"/>
          <w:szCs w:val="22"/>
        </w:rPr>
        <w:t>site</w:t>
      </w:r>
      <w:r w:rsidR="00957CC2">
        <w:rPr>
          <w:sz w:val="22"/>
          <w:szCs w:val="22"/>
        </w:rPr>
        <w:t xml:space="preserve"> (“DT4D”)</w:t>
      </w:r>
      <w:r>
        <w:rPr>
          <w:sz w:val="22"/>
          <w:szCs w:val="22"/>
        </w:rPr>
        <w:t>, and inter-site</w:t>
      </w:r>
      <w:r w:rsidR="00957CC2">
        <w:rPr>
          <w:sz w:val="22"/>
          <w:szCs w:val="22"/>
        </w:rPr>
        <w:t xml:space="preserve"> (“lwfm”)</w:t>
      </w:r>
      <w:r>
        <w:rPr>
          <w:sz w:val="22"/>
          <w:szCs w:val="22"/>
        </w:rPr>
        <w:t xml:space="preserve"> – we elected to represent the workflow in terms of actual code, </w:t>
      </w:r>
      <w:r w:rsidR="0088789D">
        <w:rPr>
          <w:sz w:val="22"/>
          <w:szCs w:val="22"/>
        </w:rPr>
        <w:t>specifically</w:t>
      </w:r>
      <w:r>
        <w:rPr>
          <w:sz w:val="22"/>
          <w:szCs w:val="22"/>
        </w:rPr>
        <w:t xml:space="preserve"> Python</w:t>
      </w:r>
      <w:r w:rsidR="00E8604D">
        <w:rPr>
          <w:sz w:val="22"/>
          <w:szCs w:val="22"/>
        </w:rPr>
        <w:t xml:space="preserve"> for its ease of use and wide </w:t>
      </w:r>
      <w:r w:rsidR="00FB3EFB">
        <w:rPr>
          <w:sz w:val="22"/>
          <w:szCs w:val="22"/>
        </w:rPr>
        <w:t>adoption and</w:t>
      </w:r>
      <w:r>
        <w:rPr>
          <w:sz w:val="22"/>
          <w:szCs w:val="22"/>
        </w:rPr>
        <w:t xml:space="preserve"> provided libraries for interacting with the workflow constructs and APIs exposed for th</w:t>
      </w:r>
      <w:r w:rsidR="00E62B92">
        <w:rPr>
          <w:sz w:val="22"/>
          <w:szCs w:val="22"/>
        </w:rPr>
        <w:t>e</w:t>
      </w:r>
      <w:r>
        <w:rPr>
          <w:sz w:val="22"/>
          <w:szCs w:val="22"/>
        </w:rPr>
        <w:t xml:space="preserve"> type or </w:t>
      </w:r>
      <w:r w:rsidR="00947F45">
        <w:rPr>
          <w:sz w:val="22"/>
          <w:szCs w:val="22"/>
        </w:rPr>
        <w:t xml:space="preserve">combined </w:t>
      </w:r>
      <w:r>
        <w:rPr>
          <w:sz w:val="22"/>
          <w:szCs w:val="22"/>
        </w:rPr>
        <w:t xml:space="preserve">types of workflows </w:t>
      </w:r>
      <w:r w:rsidR="00906723">
        <w:rPr>
          <w:sz w:val="22"/>
          <w:szCs w:val="22"/>
        </w:rPr>
        <w:t xml:space="preserve">which are </w:t>
      </w:r>
      <w:r>
        <w:rPr>
          <w:sz w:val="22"/>
          <w:szCs w:val="22"/>
        </w:rPr>
        <w:t xml:space="preserve">applied </w:t>
      </w:r>
      <w:r w:rsidR="00906723">
        <w:rPr>
          <w:sz w:val="22"/>
          <w:szCs w:val="22"/>
        </w:rPr>
        <w:t xml:space="preserve">for </w:t>
      </w:r>
      <w:r w:rsidR="00201648">
        <w:rPr>
          <w:sz w:val="22"/>
          <w:szCs w:val="22"/>
        </w:rPr>
        <w:t>each</w:t>
      </w:r>
      <w:r>
        <w:rPr>
          <w:sz w:val="22"/>
          <w:szCs w:val="22"/>
        </w:rPr>
        <w:t xml:space="preserve"> engineering business use case. </w:t>
      </w:r>
      <w:r w:rsidR="00255DDF">
        <w:rPr>
          <w:sz w:val="22"/>
          <w:szCs w:val="22"/>
        </w:rPr>
        <w:t xml:space="preserve">There are many examples in the literature of workflow systems which utilize visual or marked-up representations of </w:t>
      </w:r>
      <w:r w:rsidR="00C120DD">
        <w:rPr>
          <w:sz w:val="22"/>
          <w:szCs w:val="22"/>
        </w:rPr>
        <w:t xml:space="preserve">the workflow as </w:t>
      </w:r>
      <w:r w:rsidR="00255DDF">
        <w:rPr>
          <w:sz w:val="22"/>
          <w:szCs w:val="22"/>
        </w:rPr>
        <w:t xml:space="preserve">a directed graph. Visual representations can be useful for some users and for documentation but </w:t>
      </w:r>
      <w:r w:rsidR="000A776E">
        <w:rPr>
          <w:sz w:val="22"/>
          <w:szCs w:val="22"/>
        </w:rPr>
        <w:t>for other</w:t>
      </w:r>
      <w:r w:rsidR="00255DDF">
        <w:rPr>
          <w:sz w:val="22"/>
          <w:szCs w:val="22"/>
        </w:rPr>
        <w:t xml:space="preserve"> advanced users coded representations</w:t>
      </w:r>
      <w:r w:rsidR="009E7075">
        <w:rPr>
          <w:sz w:val="22"/>
          <w:szCs w:val="22"/>
        </w:rPr>
        <w:t xml:space="preserve"> are </w:t>
      </w:r>
      <w:r w:rsidR="0015371E">
        <w:rPr>
          <w:sz w:val="22"/>
          <w:szCs w:val="22"/>
        </w:rPr>
        <w:t>often</w:t>
      </w:r>
      <w:r w:rsidR="009E7075">
        <w:rPr>
          <w:sz w:val="22"/>
          <w:szCs w:val="22"/>
        </w:rPr>
        <w:t xml:space="preserve"> preferred</w:t>
      </w:r>
      <w:r w:rsidR="00255DDF">
        <w:rPr>
          <w:sz w:val="22"/>
          <w:szCs w:val="22"/>
        </w:rPr>
        <w:t>.</w:t>
      </w:r>
      <w:r w:rsidR="008D6E3E">
        <w:rPr>
          <w:rStyle w:val="FootnoteReference"/>
          <w:sz w:val="22"/>
          <w:szCs w:val="22"/>
        </w:rPr>
        <w:footnoteReference w:id="31"/>
      </w:r>
      <w:r w:rsidR="00255DDF">
        <w:rPr>
          <w:sz w:val="22"/>
          <w:szCs w:val="22"/>
        </w:rPr>
        <w:t xml:space="preserve"> </w:t>
      </w:r>
      <w:r w:rsidR="00F30840">
        <w:rPr>
          <w:sz w:val="22"/>
          <w:szCs w:val="22"/>
        </w:rPr>
        <w:t xml:space="preserve">An additional problem in visualizing </w:t>
      </w:r>
      <w:r w:rsidR="00A01759">
        <w:rPr>
          <w:sz w:val="22"/>
          <w:szCs w:val="22"/>
        </w:rPr>
        <w:t>arbitrary</w:t>
      </w:r>
      <w:r w:rsidR="00F30840">
        <w:rPr>
          <w:sz w:val="22"/>
          <w:szCs w:val="22"/>
        </w:rPr>
        <w:t xml:space="preserve"> workflow</w:t>
      </w:r>
      <w:r w:rsidR="00B64D00">
        <w:rPr>
          <w:sz w:val="22"/>
          <w:szCs w:val="22"/>
        </w:rPr>
        <w:t>s</w:t>
      </w:r>
      <w:r w:rsidR="00F30840">
        <w:rPr>
          <w:sz w:val="22"/>
          <w:szCs w:val="22"/>
        </w:rPr>
        <w:t xml:space="preserve"> </w:t>
      </w:r>
      <w:r w:rsidR="00A01759">
        <w:rPr>
          <w:sz w:val="22"/>
          <w:szCs w:val="22"/>
        </w:rPr>
        <w:t>arises</w:t>
      </w:r>
      <w:r w:rsidR="00B157C0">
        <w:rPr>
          <w:sz w:val="22"/>
          <w:szCs w:val="22"/>
        </w:rPr>
        <w:t xml:space="preserve"> from</w:t>
      </w:r>
      <w:r w:rsidR="00F30840">
        <w:rPr>
          <w:sz w:val="22"/>
          <w:szCs w:val="22"/>
        </w:rPr>
        <w:t xml:space="preserve"> its dynamic nature – the workflow can alter it</w:t>
      </w:r>
      <w:r w:rsidR="00E32C02">
        <w:rPr>
          <w:sz w:val="22"/>
          <w:szCs w:val="22"/>
        </w:rPr>
        <w:t xml:space="preserve">s future </w:t>
      </w:r>
      <w:r w:rsidR="00F30840">
        <w:rPr>
          <w:sz w:val="22"/>
          <w:szCs w:val="22"/>
        </w:rPr>
        <w:t>self</w:t>
      </w:r>
      <w:r w:rsidR="00B345CE">
        <w:rPr>
          <w:sz w:val="22"/>
          <w:szCs w:val="22"/>
        </w:rPr>
        <w:t>, and t</w:t>
      </w:r>
      <w:r w:rsidR="002F29C0">
        <w:rPr>
          <w:sz w:val="22"/>
          <w:szCs w:val="22"/>
        </w:rPr>
        <w:t xml:space="preserve">hus the static </w:t>
      </w:r>
      <w:r w:rsidR="000A47C3">
        <w:rPr>
          <w:sz w:val="22"/>
          <w:szCs w:val="22"/>
        </w:rPr>
        <w:t xml:space="preserve">and dynamic </w:t>
      </w:r>
      <w:r w:rsidR="002F29C0">
        <w:rPr>
          <w:sz w:val="22"/>
          <w:szCs w:val="22"/>
        </w:rPr>
        <w:t>representation</w:t>
      </w:r>
      <w:r w:rsidR="000A47C3">
        <w:rPr>
          <w:sz w:val="22"/>
          <w:szCs w:val="22"/>
        </w:rPr>
        <w:t>s</w:t>
      </w:r>
      <w:r w:rsidR="002F29C0">
        <w:rPr>
          <w:sz w:val="22"/>
          <w:szCs w:val="22"/>
        </w:rPr>
        <w:t xml:space="preserve"> </w:t>
      </w:r>
      <w:r w:rsidR="000A47C3">
        <w:rPr>
          <w:sz w:val="22"/>
          <w:szCs w:val="22"/>
        </w:rPr>
        <w:t>of the workflow differ</w:t>
      </w:r>
      <w:r w:rsidR="002F29C0">
        <w:rPr>
          <w:sz w:val="22"/>
          <w:szCs w:val="22"/>
        </w:rPr>
        <w:t xml:space="preserve">, the latter being </w:t>
      </w:r>
      <w:r w:rsidR="003A173A">
        <w:rPr>
          <w:sz w:val="22"/>
          <w:szCs w:val="22"/>
        </w:rPr>
        <w:t xml:space="preserve">only fully realized when the workflow is complete, and </w:t>
      </w:r>
      <w:r w:rsidR="00AE5BF8">
        <w:rPr>
          <w:sz w:val="22"/>
          <w:szCs w:val="22"/>
        </w:rPr>
        <w:t xml:space="preserve">is </w:t>
      </w:r>
      <w:r w:rsidR="00907187">
        <w:rPr>
          <w:sz w:val="22"/>
          <w:szCs w:val="22"/>
        </w:rPr>
        <w:t xml:space="preserve">often </w:t>
      </w:r>
      <w:r w:rsidR="002F29C0">
        <w:rPr>
          <w:sz w:val="22"/>
          <w:szCs w:val="22"/>
        </w:rPr>
        <w:t>more challenging to capture in</w:t>
      </w:r>
      <w:r w:rsidR="003A173A">
        <w:rPr>
          <w:sz w:val="22"/>
          <w:szCs w:val="22"/>
        </w:rPr>
        <w:t xml:space="preserve">-flight being </w:t>
      </w:r>
      <w:r w:rsidR="002F29C0">
        <w:rPr>
          <w:sz w:val="22"/>
          <w:szCs w:val="22"/>
        </w:rPr>
        <w:t xml:space="preserve">subject to the </w:t>
      </w:r>
      <w:r w:rsidR="00B3388B">
        <w:rPr>
          <w:sz w:val="22"/>
          <w:szCs w:val="22"/>
        </w:rPr>
        <w:t xml:space="preserve">compute site </w:t>
      </w:r>
      <w:r w:rsidR="002F29C0">
        <w:rPr>
          <w:sz w:val="22"/>
          <w:szCs w:val="22"/>
        </w:rPr>
        <w:t>security perimeter constraints as described.</w:t>
      </w:r>
      <w:r w:rsidR="004F3D6C">
        <w:rPr>
          <w:rStyle w:val="FootnoteReference"/>
          <w:sz w:val="22"/>
          <w:szCs w:val="22"/>
        </w:rPr>
        <w:footnoteReference w:id="32"/>
      </w:r>
      <w:r w:rsidR="002F29C0">
        <w:rPr>
          <w:sz w:val="22"/>
          <w:szCs w:val="22"/>
        </w:rPr>
        <w:t xml:space="preserve">  </w:t>
      </w:r>
    </w:p>
    <w:p w14:paraId="5F3E0391" w14:textId="77777777" w:rsidR="00EF192E" w:rsidRDefault="00EF192E">
      <w:pPr>
        <w:rPr>
          <w:sz w:val="22"/>
          <w:szCs w:val="22"/>
        </w:rPr>
      </w:pPr>
    </w:p>
    <w:p w14:paraId="42924045" w14:textId="77777777" w:rsidR="00EF192E" w:rsidRDefault="00EF192E">
      <w:pPr>
        <w:rPr>
          <w:sz w:val="22"/>
          <w:szCs w:val="22"/>
        </w:rPr>
      </w:pPr>
    </w:p>
    <w:p w14:paraId="3A0A7998" w14:textId="2C3D3898" w:rsidR="000D19D4" w:rsidRPr="00541292" w:rsidRDefault="007D34E3">
      <w:pPr>
        <w:rPr>
          <w:b/>
          <w:bCs/>
          <w:sz w:val="22"/>
          <w:szCs w:val="22"/>
          <w:u w:val="single"/>
        </w:rPr>
      </w:pPr>
      <w:r w:rsidRPr="00541292">
        <w:rPr>
          <w:b/>
          <w:bCs/>
          <w:sz w:val="22"/>
          <w:szCs w:val="22"/>
          <w:u w:val="single"/>
        </w:rPr>
        <w:t xml:space="preserve">Workflow Framework Applied: </w:t>
      </w:r>
      <w:r w:rsidR="000D19D4" w:rsidRPr="00541292">
        <w:rPr>
          <w:b/>
          <w:bCs/>
          <w:sz w:val="22"/>
          <w:szCs w:val="22"/>
          <w:u w:val="single"/>
        </w:rPr>
        <w:t>MxN Application Readiness</w:t>
      </w:r>
    </w:p>
    <w:p w14:paraId="26FE5EC8" w14:textId="5DA73DF1" w:rsidR="000D19D4" w:rsidRDefault="000D19D4">
      <w:pPr>
        <w:rPr>
          <w:sz w:val="22"/>
          <w:szCs w:val="22"/>
        </w:rPr>
      </w:pPr>
    </w:p>
    <w:p w14:paraId="74001BD1" w14:textId="5715AB47" w:rsidR="009D2744" w:rsidRDefault="00C808C1">
      <w:pPr>
        <w:rPr>
          <w:sz w:val="22"/>
          <w:szCs w:val="22"/>
        </w:rPr>
      </w:pPr>
      <w:r>
        <w:rPr>
          <w:sz w:val="22"/>
          <w:szCs w:val="22"/>
        </w:rPr>
        <w:t xml:space="preserve">Complex design processes often necessitate workflows that span multiple sites and data tenancies. </w:t>
      </w:r>
      <w:r w:rsidR="004A4253">
        <w:rPr>
          <w:sz w:val="22"/>
          <w:szCs w:val="22"/>
        </w:rPr>
        <w:t>I.e.</w:t>
      </w:r>
      <w:r>
        <w:rPr>
          <w:sz w:val="22"/>
          <w:szCs w:val="22"/>
        </w:rPr>
        <w:t xml:space="preserve">, a researcher with access to both a </w:t>
      </w:r>
      <w:r w:rsidR="00033BB6">
        <w:rPr>
          <w:sz w:val="22"/>
          <w:szCs w:val="22"/>
        </w:rPr>
        <w:t xml:space="preserve">company-managed supercomputer as well as one </w:t>
      </w:r>
      <w:r w:rsidR="007A10C2">
        <w:rPr>
          <w:sz w:val="22"/>
          <w:szCs w:val="22"/>
        </w:rPr>
        <w:t xml:space="preserve">or </w:t>
      </w:r>
      <w:r w:rsidR="00033BB6">
        <w:rPr>
          <w:sz w:val="22"/>
          <w:szCs w:val="22"/>
        </w:rPr>
        <w:t xml:space="preserve">more grant </w:t>
      </w:r>
      <w:r w:rsidR="00856227">
        <w:rPr>
          <w:sz w:val="22"/>
          <w:szCs w:val="22"/>
        </w:rPr>
        <w:t>allocation</w:t>
      </w:r>
      <w:r w:rsidR="00033BB6">
        <w:rPr>
          <w:sz w:val="22"/>
          <w:szCs w:val="22"/>
        </w:rPr>
        <w:t xml:space="preserve"> on national laboratory or academic systems.</w:t>
      </w:r>
      <w:r w:rsidR="002F3AF2">
        <w:rPr>
          <w:sz w:val="22"/>
          <w:szCs w:val="22"/>
        </w:rPr>
        <w:t xml:space="preserve"> </w:t>
      </w:r>
      <w:r w:rsidR="00033BB6">
        <w:rPr>
          <w:sz w:val="22"/>
          <w:szCs w:val="22"/>
        </w:rPr>
        <w:t xml:space="preserve">When contemplating novel </w:t>
      </w:r>
      <w:r w:rsidR="007C6654">
        <w:rPr>
          <w:sz w:val="22"/>
          <w:szCs w:val="22"/>
        </w:rPr>
        <w:t>workloads,</w:t>
      </w:r>
      <w:r w:rsidR="00856227">
        <w:rPr>
          <w:sz w:val="22"/>
          <w:szCs w:val="22"/>
        </w:rPr>
        <w:t xml:space="preserve"> i</w:t>
      </w:r>
      <w:r w:rsidR="002F3AF2">
        <w:rPr>
          <w:sz w:val="22"/>
          <w:szCs w:val="22"/>
        </w:rPr>
        <w:t>t would be normal to make a pre-validating run of an application on local hardware</w:t>
      </w:r>
      <w:r w:rsidR="00033BB6">
        <w:rPr>
          <w:sz w:val="22"/>
          <w:szCs w:val="22"/>
        </w:rPr>
        <w:t xml:space="preserve"> (Stage)</w:t>
      </w:r>
      <w:r w:rsidR="002F3AF2">
        <w:rPr>
          <w:sz w:val="22"/>
          <w:szCs w:val="22"/>
        </w:rPr>
        <w:t>, debug it, then move the run to a larger machine for the actual simulation</w:t>
      </w:r>
      <w:r w:rsidR="00033BB6">
        <w:rPr>
          <w:sz w:val="22"/>
          <w:szCs w:val="22"/>
        </w:rPr>
        <w:t xml:space="preserve"> (Production)</w:t>
      </w:r>
      <w:r w:rsidR="002F3AF2">
        <w:rPr>
          <w:sz w:val="22"/>
          <w:szCs w:val="22"/>
        </w:rPr>
        <w:t xml:space="preserve">. </w:t>
      </w:r>
      <w:r w:rsidR="004809A7">
        <w:rPr>
          <w:sz w:val="22"/>
          <w:szCs w:val="22"/>
        </w:rPr>
        <w:t>Many applications must be recompiled,</w:t>
      </w:r>
      <w:r w:rsidR="005C388D">
        <w:rPr>
          <w:rStyle w:val="FootnoteReference"/>
          <w:sz w:val="22"/>
          <w:szCs w:val="22"/>
        </w:rPr>
        <w:footnoteReference w:id="33"/>
      </w:r>
      <w:r w:rsidR="004809A7">
        <w:rPr>
          <w:sz w:val="22"/>
          <w:szCs w:val="22"/>
        </w:rPr>
        <w:t xml:space="preserve"> and revalidated, on the target machine architecture before actual use</w:t>
      </w:r>
      <w:r w:rsidR="00033BB6">
        <w:rPr>
          <w:sz w:val="22"/>
          <w:szCs w:val="22"/>
        </w:rPr>
        <w:t xml:space="preserve"> for both basic functionality and for performance optimization</w:t>
      </w:r>
      <w:r w:rsidR="004809A7">
        <w:rPr>
          <w:sz w:val="22"/>
          <w:szCs w:val="22"/>
        </w:rPr>
        <w:t xml:space="preserve">. This process may need to be repeated as application code </w:t>
      </w:r>
      <w:r w:rsidR="00033BB6">
        <w:rPr>
          <w:sz w:val="22"/>
          <w:szCs w:val="22"/>
        </w:rPr>
        <w:t>and/or underlying system operating system, kernel, library etc</w:t>
      </w:r>
      <w:r w:rsidR="009A69DA">
        <w:rPr>
          <w:sz w:val="22"/>
          <w:szCs w:val="22"/>
        </w:rPr>
        <w:t>.</w:t>
      </w:r>
      <w:r w:rsidR="00033BB6">
        <w:rPr>
          <w:sz w:val="22"/>
          <w:szCs w:val="22"/>
        </w:rPr>
        <w:t xml:space="preserve"> changes are made.</w:t>
      </w:r>
      <w:r w:rsidR="004809A7">
        <w:rPr>
          <w:sz w:val="22"/>
          <w:szCs w:val="22"/>
        </w:rPr>
        <w:t xml:space="preserve"> As the number of collaborating sites increases, the problem becomes burdensome. As the number of collaborating applications increases, the problem becomes intractable. Thus</w:t>
      </w:r>
      <w:r w:rsidR="00B7584E">
        <w:rPr>
          <w:sz w:val="22"/>
          <w:szCs w:val="22"/>
        </w:rPr>
        <w:t>,</w:t>
      </w:r>
      <w:r w:rsidR="004809A7">
        <w:rPr>
          <w:sz w:val="22"/>
          <w:szCs w:val="22"/>
        </w:rPr>
        <w:t xml:space="preserve"> </w:t>
      </w:r>
      <w:r w:rsidR="005C388D">
        <w:rPr>
          <w:sz w:val="22"/>
          <w:szCs w:val="22"/>
        </w:rPr>
        <w:t>assistive,</w:t>
      </w:r>
      <w:r w:rsidR="00DC3B32">
        <w:rPr>
          <w:sz w:val="22"/>
          <w:szCs w:val="22"/>
        </w:rPr>
        <w:t xml:space="preserve"> </w:t>
      </w:r>
      <w:r w:rsidR="00B7584E">
        <w:rPr>
          <w:sz w:val="22"/>
          <w:szCs w:val="22"/>
        </w:rPr>
        <w:t xml:space="preserve">and potentially </w:t>
      </w:r>
      <w:r w:rsidR="00B7584E" w:rsidRPr="00197B4E">
        <w:rPr>
          <w:i/>
          <w:iCs/>
          <w:sz w:val="22"/>
          <w:szCs w:val="22"/>
        </w:rPr>
        <w:t>democratizing</w:t>
      </w:r>
      <w:r w:rsidR="00B7584E">
        <w:rPr>
          <w:sz w:val="22"/>
          <w:szCs w:val="22"/>
        </w:rPr>
        <w:t xml:space="preserve"> </w:t>
      </w:r>
      <w:r w:rsidR="004809A7">
        <w:rPr>
          <w:sz w:val="22"/>
          <w:szCs w:val="22"/>
        </w:rPr>
        <w:t>tooling is required – the M application by N platform readiness problem is a use case for inter-site workflows</w:t>
      </w:r>
      <w:r w:rsidR="00AE190B">
        <w:rPr>
          <w:sz w:val="22"/>
          <w:szCs w:val="22"/>
        </w:rPr>
        <w:t xml:space="preserve"> and can be implemented with lwfm</w:t>
      </w:r>
      <w:r w:rsidR="001D70B6">
        <w:rPr>
          <w:sz w:val="22"/>
          <w:szCs w:val="22"/>
        </w:rPr>
        <w:t xml:space="preserve"> and the </w:t>
      </w:r>
      <w:r w:rsidR="00F460A6">
        <w:rPr>
          <w:sz w:val="22"/>
          <w:szCs w:val="22"/>
        </w:rPr>
        <w:t>pertinent</w:t>
      </w:r>
      <w:r w:rsidR="001D70B6">
        <w:rPr>
          <w:sz w:val="22"/>
          <w:szCs w:val="22"/>
        </w:rPr>
        <w:t xml:space="preserve"> site drivers</w:t>
      </w:r>
      <w:r w:rsidR="004809A7">
        <w:rPr>
          <w:sz w:val="22"/>
          <w:szCs w:val="22"/>
        </w:rPr>
        <w:t>.</w:t>
      </w:r>
      <w:r w:rsidR="006428E5">
        <w:rPr>
          <w:rStyle w:val="FootnoteReference"/>
          <w:sz w:val="22"/>
          <w:szCs w:val="22"/>
        </w:rPr>
        <w:footnoteReference w:id="34"/>
      </w:r>
    </w:p>
    <w:p w14:paraId="53657060" w14:textId="77777777" w:rsidR="009D2744" w:rsidRDefault="009D2744">
      <w:pPr>
        <w:rPr>
          <w:sz w:val="22"/>
          <w:szCs w:val="22"/>
        </w:rPr>
      </w:pPr>
    </w:p>
    <w:p w14:paraId="760A6E13" w14:textId="5CB71F82" w:rsidR="000D19D4" w:rsidRDefault="000D19D4" w:rsidP="00C21F02">
      <w:pPr>
        <w:rPr>
          <w:sz w:val="22"/>
          <w:szCs w:val="22"/>
        </w:rPr>
      </w:pPr>
    </w:p>
    <w:p w14:paraId="38E03BBF" w14:textId="405150D0" w:rsidR="00BC38F0" w:rsidRPr="00BC38F0" w:rsidRDefault="00BC38F0" w:rsidP="0005651A">
      <w:pPr>
        <w:jc w:val="center"/>
        <w:rPr>
          <w:rFonts w:ascii="Times New Roman" w:eastAsia="Times New Roman" w:hAnsi="Times New Roman" w:cs="Times New Roman"/>
        </w:rPr>
      </w:pPr>
      <w:r w:rsidRPr="00BC38F0">
        <w:rPr>
          <w:noProof/>
          <w:sz w:val="22"/>
          <w:szCs w:val="22"/>
        </w:rPr>
        <w:lastRenderedPageBreak/>
        <w:drawing>
          <wp:inline distT="0" distB="0" distL="0" distR="0" wp14:anchorId="6DA04767" wp14:editId="77ACEEC7">
            <wp:extent cx="5943600" cy="383095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830955"/>
                    </a:xfrm>
                    <a:prstGeom prst="rect">
                      <a:avLst/>
                    </a:prstGeom>
                    <a:noFill/>
                    <a:ln>
                      <a:noFill/>
                    </a:ln>
                  </pic:spPr>
                </pic:pic>
              </a:graphicData>
            </a:graphic>
          </wp:inline>
        </w:drawing>
      </w:r>
    </w:p>
    <w:p w14:paraId="3E7BEF1A" w14:textId="77777777" w:rsidR="00C55B5C" w:rsidRDefault="00BC38F0" w:rsidP="00EA2C47">
      <w:pPr>
        <w:jc w:val="center"/>
        <w:rPr>
          <w:sz w:val="22"/>
          <w:szCs w:val="22"/>
        </w:rPr>
      </w:pPr>
      <w:r>
        <w:rPr>
          <w:sz w:val="22"/>
          <w:szCs w:val="22"/>
        </w:rPr>
        <w:t>Figure: MxN CI/CD – lwfm orchestrates</w:t>
      </w:r>
      <w:r w:rsidR="00C55B5C">
        <w:rPr>
          <w:sz w:val="22"/>
          <w:szCs w:val="22"/>
        </w:rPr>
        <w:t xml:space="preserve"> inter-site workflows to maintain </w:t>
      </w:r>
    </w:p>
    <w:p w14:paraId="569B39C4" w14:textId="33908EB0" w:rsidR="00EA2C47" w:rsidRDefault="00C55B5C" w:rsidP="00C55B5C">
      <w:pPr>
        <w:jc w:val="center"/>
        <w:rPr>
          <w:sz w:val="22"/>
          <w:szCs w:val="22"/>
        </w:rPr>
      </w:pPr>
      <w:r>
        <w:rPr>
          <w:sz w:val="22"/>
          <w:szCs w:val="22"/>
        </w:rPr>
        <w:t>readiness of M applications on N target platforms</w:t>
      </w:r>
    </w:p>
    <w:p w14:paraId="2B23E105" w14:textId="0E913C0E" w:rsidR="00EA2C47" w:rsidRDefault="00EA2C47">
      <w:pPr>
        <w:rPr>
          <w:sz w:val="22"/>
          <w:szCs w:val="22"/>
        </w:rPr>
      </w:pPr>
    </w:p>
    <w:p w14:paraId="74B98B4C" w14:textId="77777777" w:rsidR="00EA2C47" w:rsidRDefault="00EA2C47">
      <w:pPr>
        <w:rPr>
          <w:sz w:val="22"/>
          <w:szCs w:val="22"/>
        </w:rPr>
      </w:pPr>
    </w:p>
    <w:p w14:paraId="6620CE46" w14:textId="77777777" w:rsidR="0013130F" w:rsidRPr="007D34E3" w:rsidRDefault="0013130F" w:rsidP="0013130F">
      <w:pPr>
        <w:rPr>
          <w:b/>
          <w:bCs/>
          <w:sz w:val="22"/>
          <w:szCs w:val="22"/>
          <w:u w:val="single"/>
        </w:rPr>
      </w:pPr>
      <w:r w:rsidRPr="007D34E3">
        <w:rPr>
          <w:b/>
          <w:bCs/>
          <w:sz w:val="22"/>
          <w:szCs w:val="22"/>
          <w:u w:val="single"/>
        </w:rPr>
        <w:t xml:space="preserve">Workflow Framework Applied:  Reducing Low Cycle Fatigue </w:t>
      </w:r>
    </w:p>
    <w:p w14:paraId="13964446" w14:textId="77777777" w:rsidR="0013130F" w:rsidRDefault="0013130F" w:rsidP="0013130F">
      <w:pPr>
        <w:rPr>
          <w:sz w:val="22"/>
          <w:szCs w:val="22"/>
        </w:rPr>
      </w:pPr>
    </w:p>
    <w:p w14:paraId="06C5FA0A" w14:textId="77777777" w:rsidR="0013130F" w:rsidRPr="00890E36" w:rsidRDefault="0013130F" w:rsidP="0013130F">
      <w:pPr>
        <w:rPr>
          <w:sz w:val="22"/>
          <w:szCs w:val="22"/>
          <w:u w:val="single"/>
        </w:rPr>
      </w:pPr>
      <w:r w:rsidRPr="00890E36">
        <w:rPr>
          <w:sz w:val="22"/>
          <w:szCs w:val="22"/>
          <w:u w:val="single"/>
        </w:rPr>
        <w:t>Requirements &amp; Implementation</w:t>
      </w:r>
    </w:p>
    <w:p w14:paraId="7416057B" w14:textId="77777777" w:rsidR="0013130F" w:rsidRDefault="0013130F" w:rsidP="0013130F">
      <w:pPr>
        <w:rPr>
          <w:sz w:val="22"/>
          <w:szCs w:val="22"/>
        </w:rPr>
      </w:pPr>
    </w:p>
    <w:p w14:paraId="0BDD3433" w14:textId="24BE0143" w:rsidR="0013130F" w:rsidRDefault="0013130F" w:rsidP="0013130F">
      <w:pPr>
        <w:rPr>
          <w:rFonts w:cs="Calibri"/>
          <w:sz w:val="22"/>
          <w:szCs w:val="22"/>
        </w:rPr>
      </w:pPr>
      <w:r>
        <w:rPr>
          <w:sz w:val="22"/>
          <w:szCs w:val="22"/>
        </w:rPr>
        <w:t>The flexible architecture of DT4D</w:t>
      </w:r>
      <w:r w:rsidRPr="0058672F">
        <w:rPr>
          <w:sz w:val="22"/>
          <w:szCs w:val="22"/>
        </w:rPr>
        <w:t xml:space="preserve"> provides engineers the tools to orchestrate and standardize workflows, easily </w:t>
      </w:r>
      <w:r>
        <w:rPr>
          <w:sz w:val="22"/>
          <w:szCs w:val="22"/>
        </w:rPr>
        <w:t>“</w:t>
      </w:r>
      <w:r w:rsidRPr="0058672F">
        <w:rPr>
          <w:sz w:val="22"/>
          <w:szCs w:val="22"/>
        </w:rPr>
        <w:t>get</w:t>
      </w:r>
      <w:r>
        <w:rPr>
          <w:sz w:val="22"/>
          <w:szCs w:val="22"/>
        </w:rPr>
        <w:t>”</w:t>
      </w:r>
      <w:r w:rsidRPr="0058672F">
        <w:rPr>
          <w:sz w:val="22"/>
          <w:szCs w:val="22"/>
        </w:rPr>
        <w:t xml:space="preserve"> and </w:t>
      </w:r>
      <w:r>
        <w:rPr>
          <w:sz w:val="22"/>
          <w:szCs w:val="22"/>
        </w:rPr>
        <w:t>“</w:t>
      </w:r>
      <w:r w:rsidRPr="0058672F">
        <w:rPr>
          <w:sz w:val="22"/>
          <w:szCs w:val="22"/>
        </w:rPr>
        <w:t>put</w:t>
      </w:r>
      <w:r>
        <w:rPr>
          <w:sz w:val="22"/>
          <w:szCs w:val="22"/>
        </w:rPr>
        <w:t>”</w:t>
      </w:r>
      <w:r w:rsidRPr="0058672F">
        <w:rPr>
          <w:sz w:val="22"/>
          <w:szCs w:val="22"/>
        </w:rPr>
        <w:t xml:space="preserve"> data to </w:t>
      </w:r>
      <w:r>
        <w:rPr>
          <w:sz w:val="22"/>
          <w:szCs w:val="22"/>
        </w:rPr>
        <w:t>storage</w:t>
      </w:r>
      <w:r w:rsidRPr="0058672F">
        <w:rPr>
          <w:sz w:val="22"/>
          <w:szCs w:val="22"/>
        </w:rPr>
        <w:t xml:space="preserve"> </w:t>
      </w:r>
      <w:r>
        <w:rPr>
          <w:sz w:val="22"/>
          <w:szCs w:val="22"/>
        </w:rPr>
        <w:t>Repos</w:t>
      </w:r>
      <w:r w:rsidRPr="0058672F">
        <w:rPr>
          <w:sz w:val="22"/>
          <w:szCs w:val="22"/>
        </w:rPr>
        <w:t xml:space="preserve"> and create surrogate models of complicated components. </w:t>
      </w:r>
      <w:r>
        <w:rPr>
          <w:sz w:val="22"/>
          <w:szCs w:val="22"/>
        </w:rPr>
        <w:t>A problem of</w:t>
      </w:r>
      <w:r w:rsidRPr="0058672F">
        <w:rPr>
          <w:sz w:val="22"/>
          <w:szCs w:val="22"/>
        </w:rPr>
        <w:t xml:space="preserve"> </w:t>
      </w:r>
      <w:r>
        <w:rPr>
          <w:sz w:val="22"/>
          <w:szCs w:val="22"/>
        </w:rPr>
        <w:t xml:space="preserve">industrial </w:t>
      </w:r>
      <w:r w:rsidRPr="0058672F">
        <w:rPr>
          <w:sz w:val="22"/>
          <w:szCs w:val="22"/>
        </w:rPr>
        <w:t>interest is that of low cycle fatigue</w:t>
      </w:r>
      <w:r>
        <w:rPr>
          <w:sz w:val="22"/>
          <w:szCs w:val="22"/>
        </w:rPr>
        <w:t xml:space="preserve"> (LCF)</w:t>
      </w:r>
      <w:r w:rsidRPr="0058672F">
        <w:rPr>
          <w:sz w:val="22"/>
          <w:szCs w:val="22"/>
        </w:rPr>
        <w:t xml:space="preserve"> failure of gas turbine blades stemming from the cyclical operation of the turbine. Th</w:t>
      </w:r>
      <w:r>
        <w:rPr>
          <w:sz w:val="22"/>
          <w:szCs w:val="22"/>
        </w:rPr>
        <w:t>is</w:t>
      </w:r>
      <w:r w:rsidRPr="0058672F">
        <w:rPr>
          <w:sz w:val="22"/>
          <w:szCs w:val="22"/>
        </w:rPr>
        <w:t xml:space="preserve"> weak</w:t>
      </w:r>
      <w:r>
        <w:rPr>
          <w:sz w:val="22"/>
          <w:szCs w:val="22"/>
        </w:rPr>
        <w:t>en</w:t>
      </w:r>
      <w:r w:rsidRPr="0058672F">
        <w:rPr>
          <w:sz w:val="22"/>
          <w:szCs w:val="22"/>
        </w:rPr>
        <w:t xml:space="preserve">ing of the metal and </w:t>
      </w:r>
      <w:r>
        <w:rPr>
          <w:sz w:val="22"/>
          <w:szCs w:val="22"/>
        </w:rPr>
        <w:t xml:space="preserve">continual </w:t>
      </w:r>
      <w:r w:rsidRPr="0058672F">
        <w:rPr>
          <w:sz w:val="22"/>
          <w:szCs w:val="22"/>
        </w:rPr>
        <w:t xml:space="preserve">stress-based deformation generates cracks and failures of the blade limiting the life of the blade impacting both </w:t>
      </w:r>
      <w:r>
        <w:rPr>
          <w:sz w:val="22"/>
          <w:szCs w:val="22"/>
        </w:rPr>
        <w:t>the customer’s ability to guarantee performance</w:t>
      </w:r>
      <w:r w:rsidRPr="0058672F">
        <w:rPr>
          <w:sz w:val="22"/>
          <w:szCs w:val="22"/>
        </w:rPr>
        <w:t xml:space="preserve"> and </w:t>
      </w:r>
      <w:r>
        <w:rPr>
          <w:sz w:val="22"/>
          <w:szCs w:val="22"/>
        </w:rPr>
        <w:t xml:space="preserve">the </w:t>
      </w:r>
      <w:r w:rsidRPr="0058672F">
        <w:rPr>
          <w:sz w:val="22"/>
          <w:szCs w:val="22"/>
        </w:rPr>
        <w:t>busines</w:t>
      </w:r>
      <w:r>
        <w:rPr>
          <w:sz w:val="22"/>
          <w:szCs w:val="22"/>
        </w:rPr>
        <w:t>s’ ability to market gas turbine products</w:t>
      </w:r>
      <w:r w:rsidRPr="0058672F">
        <w:rPr>
          <w:sz w:val="22"/>
          <w:szCs w:val="22"/>
        </w:rPr>
        <w:t xml:space="preserve">. </w:t>
      </w:r>
      <w:r>
        <w:rPr>
          <w:rFonts w:cs="Calibri"/>
          <w:sz w:val="22"/>
          <w:szCs w:val="22"/>
        </w:rPr>
        <w:t xml:space="preserve">Gas turbine airfoils, shown below, in their simplest form, can be </w:t>
      </w:r>
      <w:r w:rsidRPr="0058672F">
        <w:rPr>
          <w:rFonts w:cs="Calibri"/>
          <w:sz w:val="22"/>
          <w:szCs w:val="22"/>
        </w:rPr>
        <w:t>cast metal airfoil</w:t>
      </w:r>
      <w:r>
        <w:rPr>
          <w:rFonts w:cs="Calibri"/>
          <w:sz w:val="22"/>
          <w:szCs w:val="22"/>
        </w:rPr>
        <w:t>s</w:t>
      </w:r>
      <w:r w:rsidRPr="0058672F">
        <w:rPr>
          <w:rFonts w:cs="Calibri"/>
          <w:sz w:val="22"/>
          <w:szCs w:val="22"/>
        </w:rPr>
        <w:t xml:space="preserve"> with an array of cooling holes arranged on the surface </w:t>
      </w:r>
      <w:r>
        <w:rPr>
          <w:rFonts w:cs="Calibri"/>
          <w:sz w:val="22"/>
          <w:szCs w:val="22"/>
        </w:rPr>
        <w:t>which</w:t>
      </w:r>
      <w:r w:rsidRPr="0058672F">
        <w:rPr>
          <w:rFonts w:cs="Calibri"/>
          <w:sz w:val="22"/>
          <w:szCs w:val="22"/>
        </w:rPr>
        <w:t xml:space="preserve"> blanket the surface with cooling air </w:t>
      </w:r>
      <w:r>
        <w:rPr>
          <w:rFonts w:cs="Calibri"/>
          <w:sz w:val="22"/>
          <w:szCs w:val="22"/>
        </w:rPr>
        <w:t>increasing</w:t>
      </w:r>
      <w:r w:rsidRPr="0058672F">
        <w:rPr>
          <w:rFonts w:cs="Calibri"/>
          <w:sz w:val="22"/>
          <w:szCs w:val="22"/>
        </w:rPr>
        <w:t xml:space="preserve"> the life of the blade. </w:t>
      </w:r>
      <w:r>
        <w:rPr>
          <w:rFonts w:cs="Calibri"/>
          <w:sz w:val="22"/>
          <w:szCs w:val="22"/>
        </w:rPr>
        <w:t xml:space="preserve">The design of these airfoils is a delicate balance between two dominant factors, the LCF failure and aerothermal efficiency. These factors combine to impact business decisions ranging from duty cycle management and pricing to outage scheduling and upgrade planning. </w:t>
      </w:r>
      <w:r w:rsidR="008568A6">
        <w:rPr>
          <w:rFonts w:cs="Calibri"/>
          <w:sz w:val="22"/>
          <w:szCs w:val="22"/>
        </w:rPr>
        <w:t>To</w:t>
      </w:r>
      <w:r>
        <w:rPr>
          <w:rFonts w:cs="Calibri"/>
          <w:sz w:val="22"/>
          <w:szCs w:val="22"/>
        </w:rPr>
        <w:t xml:space="preserve"> maximize sales expediency and confidence in the ability to rapidly move from a customer’s requirements to an optimized design is paramount.</w:t>
      </w:r>
    </w:p>
    <w:p w14:paraId="40284D63" w14:textId="77777777" w:rsidR="0013130F" w:rsidRDefault="0013130F" w:rsidP="0013130F">
      <w:pPr>
        <w:keepNext/>
      </w:pPr>
    </w:p>
    <w:p w14:paraId="652DA608" w14:textId="77777777" w:rsidR="0013130F" w:rsidRDefault="0013130F" w:rsidP="0013130F">
      <w:pPr>
        <w:keepNext/>
        <w:jc w:val="center"/>
      </w:pPr>
      <w:r>
        <w:rPr>
          <w:noProof/>
        </w:rPr>
        <w:drawing>
          <wp:inline distT="0" distB="0" distL="0" distR="0" wp14:anchorId="5D19DED0" wp14:editId="4485C481">
            <wp:extent cx="3558078" cy="4294022"/>
            <wp:effectExtent l="0" t="0" r="444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stretch>
                      <a:fillRect/>
                    </a:stretch>
                  </pic:blipFill>
                  <pic:spPr>
                    <a:xfrm>
                      <a:off x="0" y="0"/>
                      <a:ext cx="3565252" cy="4302680"/>
                    </a:xfrm>
                    <a:prstGeom prst="rect">
                      <a:avLst/>
                    </a:prstGeom>
                  </pic:spPr>
                </pic:pic>
              </a:graphicData>
            </a:graphic>
          </wp:inline>
        </w:drawing>
      </w:r>
    </w:p>
    <w:p w14:paraId="23475D4B" w14:textId="77777777" w:rsidR="0013130F" w:rsidRPr="0058672F" w:rsidRDefault="0013130F" w:rsidP="0013130F">
      <w:pPr>
        <w:jc w:val="center"/>
        <w:rPr>
          <w:sz w:val="22"/>
          <w:szCs w:val="22"/>
        </w:rPr>
      </w:pPr>
      <w:bookmarkStart w:id="155" w:name="_Ref105057098"/>
      <w:r w:rsidRPr="0058672F">
        <w:rPr>
          <w:sz w:val="22"/>
          <w:szCs w:val="22"/>
        </w:rPr>
        <w:t>Figu</w:t>
      </w:r>
      <w:bookmarkEnd w:id="155"/>
      <w:r>
        <w:rPr>
          <w:sz w:val="22"/>
          <w:szCs w:val="22"/>
        </w:rPr>
        <w:t>re:</w:t>
      </w:r>
      <w:r w:rsidRPr="0058672F">
        <w:rPr>
          <w:sz w:val="22"/>
          <w:szCs w:val="22"/>
        </w:rPr>
        <w:t xml:space="preserve"> </w:t>
      </w:r>
      <w:r>
        <w:rPr>
          <w:sz w:val="22"/>
          <w:szCs w:val="22"/>
        </w:rPr>
        <w:t xml:space="preserve">Gas Turbine Airfoil Cooling </w:t>
      </w:r>
      <w:r w:rsidRPr="0058672F">
        <w:rPr>
          <w:sz w:val="22"/>
          <w:szCs w:val="22"/>
        </w:rPr>
        <w:t xml:space="preserve">Blade </w:t>
      </w:r>
      <w:r>
        <w:rPr>
          <w:sz w:val="22"/>
          <w:szCs w:val="22"/>
        </w:rPr>
        <w:t xml:space="preserve">Schematic </w:t>
      </w:r>
      <w:r>
        <w:rPr>
          <w:rStyle w:val="FootnoteReference"/>
          <w:sz w:val="22"/>
          <w:szCs w:val="22"/>
        </w:rPr>
        <w:footnoteReference w:id="35"/>
      </w:r>
    </w:p>
    <w:p w14:paraId="03D2DEAA" w14:textId="77777777" w:rsidR="0013130F" w:rsidRDefault="0013130F" w:rsidP="0013130F">
      <w:pPr>
        <w:rPr>
          <w:rFonts w:cs="Calibri"/>
          <w:sz w:val="22"/>
          <w:szCs w:val="22"/>
        </w:rPr>
      </w:pPr>
    </w:p>
    <w:p w14:paraId="4BB4E01F" w14:textId="77777777" w:rsidR="0013130F" w:rsidRDefault="0013130F" w:rsidP="0013130F">
      <w:pPr>
        <w:rPr>
          <w:rFonts w:cs="Calibri"/>
          <w:sz w:val="22"/>
          <w:szCs w:val="22"/>
        </w:rPr>
      </w:pPr>
      <w:r>
        <w:rPr>
          <w:rFonts w:cs="Calibri"/>
          <w:sz w:val="22"/>
          <w:szCs w:val="22"/>
        </w:rPr>
        <w:t>O</w:t>
      </w:r>
      <w:r w:rsidRPr="0058672F">
        <w:rPr>
          <w:rFonts w:cs="Calibri"/>
          <w:sz w:val="22"/>
          <w:szCs w:val="22"/>
        </w:rPr>
        <w:t>ptimiz</w:t>
      </w:r>
      <w:r>
        <w:rPr>
          <w:rFonts w:cs="Calibri"/>
          <w:sz w:val="22"/>
          <w:szCs w:val="22"/>
        </w:rPr>
        <w:t>ation of a</w:t>
      </w:r>
      <w:r w:rsidRPr="0058672F">
        <w:rPr>
          <w:rFonts w:cs="Calibri"/>
          <w:sz w:val="22"/>
          <w:szCs w:val="22"/>
        </w:rPr>
        <w:t xml:space="preserve"> blade design </w:t>
      </w:r>
      <w:r>
        <w:rPr>
          <w:rFonts w:cs="Calibri"/>
          <w:sz w:val="22"/>
          <w:szCs w:val="22"/>
        </w:rPr>
        <w:t xml:space="preserve">requires many parameters with only one discussed here; that is the cooling layout and how it impacts the </w:t>
      </w:r>
      <w:r w:rsidRPr="0058672F">
        <w:rPr>
          <w:rFonts w:cs="Calibri"/>
          <w:sz w:val="22"/>
          <w:szCs w:val="22"/>
        </w:rPr>
        <w:t xml:space="preserve">delicate balance between the mechanical life of the blade and </w:t>
      </w:r>
      <w:r>
        <w:rPr>
          <w:rFonts w:cs="Calibri"/>
          <w:sz w:val="22"/>
          <w:szCs w:val="22"/>
        </w:rPr>
        <w:t>the</w:t>
      </w:r>
      <w:r w:rsidRPr="0058672F">
        <w:rPr>
          <w:rFonts w:cs="Calibri"/>
          <w:sz w:val="22"/>
          <w:szCs w:val="22"/>
        </w:rPr>
        <w:t xml:space="preserve"> aerothermal efficiency of the overall system.</w:t>
      </w:r>
      <w:r>
        <w:rPr>
          <w:rFonts w:cs="Calibri"/>
          <w:sz w:val="22"/>
          <w:szCs w:val="22"/>
        </w:rPr>
        <w:t xml:space="preserve"> For example, a</w:t>
      </w:r>
      <w:r w:rsidRPr="0058672F">
        <w:rPr>
          <w:rFonts w:cs="Calibri"/>
          <w:sz w:val="22"/>
          <w:szCs w:val="22"/>
        </w:rPr>
        <w:t>n engineer could improve the longevity of the blade by overcooling the blade surface, but this</w:t>
      </w:r>
      <w:r>
        <w:rPr>
          <w:rFonts w:cs="Calibri"/>
          <w:sz w:val="22"/>
          <w:szCs w:val="22"/>
        </w:rPr>
        <w:t xml:space="preserve"> additional cooling air reduces the </w:t>
      </w:r>
      <w:r w:rsidRPr="0058672F">
        <w:rPr>
          <w:rFonts w:cs="Calibri"/>
          <w:sz w:val="22"/>
          <w:szCs w:val="22"/>
        </w:rPr>
        <w:t xml:space="preserve">thermodynamic performance of the engine reducing the total amount of power </w:t>
      </w:r>
      <w:r>
        <w:rPr>
          <w:rFonts w:cs="Calibri"/>
          <w:sz w:val="22"/>
          <w:szCs w:val="22"/>
        </w:rPr>
        <w:t>the engine can produce.</w:t>
      </w:r>
      <w:r w:rsidRPr="0058672F">
        <w:rPr>
          <w:rStyle w:val="FootnoteReference"/>
          <w:rFonts w:cs="Calibri"/>
          <w:sz w:val="22"/>
          <w:szCs w:val="22"/>
        </w:rPr>
        <w:footnoteReference w:id="36"/>
      </w:r>
      <w:r w:rsidRPr="0058672F">
        <w:rPr>
          <w:rFonts w:cs="Calibri"/>
          <w:sz w:val="22"/>
          <w:szCs w:val="22"/>
        </w:rPr>
        <w:t xml:space="preserve"> Traditionally</w:t>
      </w:r>
      <w:r>
        <w:rPr>
          <w:rFonts w:cs="Calibri"/>
          <w:sz w:val="22"/>
          <w:szCs w:val="22"/>
        </w:rPr>
        <w:t>,</w:t>
      </w:r>
      <w:r w:rsidRPr="0058672F">
        <w:rPr>
          <w:rFonts w:cs="Calibri"/>
          <w:sz w:val="22"/>
          <w:szCs w:val="22"/>
        </w:rPr>
        <w:t xml:space="preserve"> </w:t>
      </w:r>
      <w:r>
        <w:rPr>
          <w:rFonts w:cs="Calibri"/>
          <w:sz w:val="22"/>
          <w:szCs w:val="22"/>
        </w:rPr>
        <w:t xml:space="preserve">optimization of the </w:t>
      </w:r>
      <w:r w:rsidRPr="0058672F">
        <w:rPr>
          <w:rFonts w:cs="Calibri"/>
          <w:sz w:val="22"/>
          <w:szCs w:val="22"/>
        </w:rPr>
        <w:t>arrangement of the</w:t>
      </w:r>
      <w:r>
        <w:rPr>
          <w:rFonts w:cs="Calibri"/>
          <w:sz w:val="22"/>
          <w:szCs w:val="22"/>
        </w:rPr>
        <w:t xml:space="preserve"> cooling parameters</w:t>
      </w:r>
      <w:r w:rsidRPr="0058672F">
        <w:rPr>
          <w:rFonts w:cs="Calibri"/>
          <w:sz w:val="22"/>
          <w:szCs w:val="22"/>
        </w:rPr>
        <w:t xml:space="preserve"> has been a manual process led by </w:t>
      </w:r>
      <w:r>
        <w:rPr>
          <w:rFonts w:cs="Calibri"/>
          <w:sz w:val="22"/>
          <w:szCs w:val="22"/>
        </w:rPr>
        <w:t xml:space="preserve">domain </w:t>
      </w:r>
      <w:r w:rsidRPr="0058672F">
        <w:rPr>
          <w:rFonts w:cs="Calibri"/>
          <w:sz w:val="22"/>
          <w:szCs w:val="22"/>
        </w:rPr>
        <w:t>expertise</w:t>
      </w:r>
      <w:r>
        <w:rPr>
          <w:rFonts w:cs="Calibri"/>
          <w:sz w:val="22"/>
          <w:szCs w:val="22"/>
        </w:rPr>
        <w:t xml:space="preserve">, </w:t>
      </w:r>
      <w:r w:rsidRPr="0058672F">
        <w:rPr>
          <w:rFonts w:cs="Calibri"/>
          <w:sz w:val="22"/>
          <w:szCs w:val="22"/>
        </w:rPr>
        <w:t xml:space="preserve">historical </w:t>
      </w:r>
      <w:r>
        <w:rPr>
          <w:rFonts w:cs="Calibri"/>
          <w:sz w:val="22"/>
          <w:szCs w:val="22"/>
        </w:rPr>
        <w:t xml:space="preserve">design practice, and field operating </w:t>
      </w:r>
      <w:r w:rsidRPr="0058672F">
        <w:rPr>
          <w:rFonts w:cs="Calibri"/>
          <w:sz w:val="22"/>
          <w:szCs w:val="22"/>
        </w:rPr>
        <w:t>knowledge</w:t>
      </w:r>
      <w:r>
        <w:rPr>
          <w:rFonts w:cs="Calibri"/>
          <w:sz w:val="22"/>
          <w:szCs w:val="22"/>
        </w:rPr>
        <w:t xml:space="preserve"> generally</w:t>
      </w:r>
      <w:r w:rsidRPr="0058672F">
        <w:rPr>
          <w:rFonts w:cs="Calibri"/>
          <w:sz w:val="22"/>
          <w:szCs w:val="22"/>
        </w:rPr>
        <w:t xml:space="preserve"> </w:t>
      </w:r>
      <w:r>
        <w:rPr>
          <w:rFonts w:cs="Calibri"/>
          <w:sz w:val="22"/>
          <w:szCs w:val="22"/>
        </w:rPr>
        <w:t xml:space="preserve">allowing two or three designs to be analyzed prior to delivering a finalized recommendation, solution, or product to the customer. </w:t>
      </w:r>
      <w:bookmarkStart w:id="156" w:name="OLE_LINK4"/>
      <w:r>
        <w:rPr>
          <w:rFonts w:cs="Calibri"/>
          <w:sz w:val="22"/>
          <w:szCs w:val="22"/>
        </w:rPr>
        <w:t xml:space="preserve">True optimization of a design requires many more iterations and must encompasses a broader variety of operating conditions and degrees of freedom than is allowed by the current state of practice. In our implementation, the DT4D system enables this by creating uniform repeatable workflows that feed into neural network (NN) training algorithms. These uniform repeatable workflows contain proprietary and commercially available analysis tools and model many different permutations of the blade and the surrounding subsystem to train a NN. These trained networks then exhaustively permutate millions of design iterations in seconds rather than the hours or days it would take to run traditional physics-based workflows. Validation of resultant optimized designs is accomplished via DT4D allowing for further development of design confidence, including through recursive iteration of </w:t>
      </w:r>
      <w:r>
        <w:rPr>
          <w:rFonts w:cs="Calibri"/>
          <w:sz w:val="22"/>
          <w:szCs w:val="22"/>
        </w:rPr>
        <w:lastRenderedPageBreak/>
        <w:t>workflow-enabled model training. This process can reduce design times by approximately fifty percent while providing more thoroughly optimized and validated designs.</w:t>
      </w:r>
    </w:p>
    <w:bookmarkEnd w:id="156"/>
    <w:p w14:paraId="7506E039" w14:textId="77777777" w:rsidR="0013130F" w:rsidRPr="0058672F" w:rsidRDefault="0013130F" w:rsidP="0013130F">
      <w:pPr>
        <w:rPr>
          <w:rFonts w:cs="Calibri"/>
          <w:sz w:val="22"/>
          <w:szCs w:val="22"/>
        </w:rPr>
      </w:pPr>
    </w:p>
    <w:p w14:paraId="23D4D82E" w14:textId="77777777" w:rsidR="0013130F" w:rsidRDefault="0013130F" w:rsidP="0013130F">
      <w:pPr>
        <w:rPr>
          <w:sz w:val="22"/>
          <w:szCs w:val="22"/>
          <w:u w:val="single"/>
        </w:rPr>
      </w:pPr>
      <w:r w:rsidRPr="00700C03">
        <w:rPr>
          <w:sz w:val="22"/>
          <w:szCs w:val="22"/>
          <w:u w:val="single"/>
        </w:rPr>
        <w:t>Process Workflow</w:t>
      </w:r>
      <w:r>
        <w:rPr>
          <w:sz w:val="22"/>
          <w:szCs w:val="22"/>
          <w:u w:val="single"/>
        </w:rPr>
        <w:t xml:space="preserve"> Described</w:t>
      </w:r>
      <w:r w:rsidRPr="00700C03">
        <w:rPr>
          <w:sz w:val="22"/>
          <w:szCs w:val="22"/>
          <w:u w:val="single"/>
        </w:rPr>
        <w:t xml:space="preserve"> </w:t>
      </w:r>
    </w:p>
    <w:p w14:paraId="37761EB9" w14:textId="77777777" w:rsidR="0013130F" w:rsidRPr="00700C03" w:rsidRDefault="0013130F" w:rsidP="0013130F">
      <w:pPr>
        <w:rPr>
          <w:rFonts w:cstheme="majorBidi"/>
          <w:sz w:val="22"/>
          <w:szCs w:val="22"/>
          <w:u w:val="single"/>
        </w:rPr>
      </w:pPr>
    </w:p>
    <w:p w14:paraId="49857A05" w14:textId="77777777" w:rsidR="0013130F" w:rsidRDefault="0013130F" w:rsidP="0013130F">
      <w:pPr>
        <w:rPr>
          <w:sz w:val="22"/>
          <w:szCs w:val="22"/>
        </w:rPr>
      </w:pPr>
      <w:r w:rsidRPr="0058672F">
        <w:rPr>
          <w:sz w:val="22"/>
          <w:szCs w:val="22"/>
        </w:rPr>
        <w:t xml:space="preserve">An optimization workflow for the gas turbine blade is comprised of three sequential steps. </w:t>
      </w:r>
    </w:p>
    <w:p w14:paraId="20A6F15A" w14:textId="77777777" w:rsidR="0013130F" w:rsidRDefault="0013130F" w:rsidP="0013130F">
      <w:pPr>
        <w:rPr>
          <w:sz w:val="22"/>
          <w:szCs w:val="22"/>
        </w:rPr>
      </w:pPr>
      <w:r w:rsidRPr="0058672F">
        <w:rPr>
          <w:sz w:val="22"/>
          <w:szCs w:val="22"/>
        </w:rPr>
        <w:t xml:space="preserve">The first is a physics-based workflow to generate the required training data for the </w:t>
      </w:r>
      <w:r>
        <w:rPr>
          <w:sz w:val="22"/>
          <w:szCs w:val="22"/>
        </w:rPr>
        <w:t xml:space="preserve">NN which has been previously reported in </w:t>
      </w:r>
      <w:r w:rsidRPr="0058672F">
        <w:rPr>
          <w:sz w:val="22"/>
          <w:szCs w:val="22"/>
        </w:rPr>
        <w:t>Tallman et al</w:t>
      </w:r>
      <w:r>
        <w:rPr>
          <w:sz w:val="22"/>
          <w:szCs w:val="22"/>
        </w:rPr>
        <w:t>.</w:t>
      </w:r>
      <w:r w:rsidRPr="0058672F">
        <w:rPr>
          <w:rStyle w:val="FootnoteReference"/>
          <w:sz w:val="22"/>
          <w:szCs w:val="22"/>
        </w:rPr>
        <w:footnoteReference w:id="37"/>
      </w:r>
      <w:r w:rsidRPr="0058672F">
        <w:rPr>
          <w:sz w:val="22"/>
          <w:szCs w:val="22"/>
        </w:rPr>
        <w:t xml:space="preserve">  The second step consists of training the NN, exhaustively exploring the designated space, and identifying the </w:t>
      </w:r>
      <w:r>
        <w:rPr>
          <w:sz w:val="22"/>
          <w:szCs w:val="22"/>
        </w:rPr>
        <w:t>optimum</w:t>
      </w:r>
      <w:r w:rsidRPr="0058672F">
        <w:rPr>
          <w:sz w:val="22"/>
          <w:szCs w:val="22"/>
        </w:rPr>
        <w:t xml:space="preserve"> results. The final step is validation of the optimum NN results which, simply put, is rerunning the physics workflow again with the design parameters identified by the NN. At their core the physics-based workflow and NN exploration algorithm are python-based scripts that setup the requisite arguments for individual jobs including input</w:t>
      </w:r>
      <w:r>
        <w:rPr>
          <w:sz w:val="22"/>
          <w:szCs w:val="22"/>
        </w:rPr>
        <w:t xml:space="preserve"> and</w:t>
      </w:r>
      <w:r w:rsidRPr="0058672F">
        <w:rPr>
          <w:sz w:val="22"/>
          <w:szCs w:val="22"/>
        </w:rPr>
        <w:t xml:space="preserve"> output</w:t>
      </w:r>
      <w:r>
        <w:rPr>
          <w:sz w:val="22"/>
          <w:szCs w:val="22"/>
        </w:rPr>
        <w:t xml:space="preserve"> lists to get from and put to the repositories along with the proper job triggering information. These workflows are designed to be repeatedly and routinely executed by a range of individual users over time.</w:t>
      </w:r>
    </w:p>
    <w:p w14:paraId="3F85D3E0" w14:textId="77777777" w:rsidR="0013130F" w:rsidRPr="0058672F" w:rsidRDefault="0013130F" w:rsidP="0013130F">
      <w:pPr>
        <w:rPr>
          <w:sz w:val="22"/>
          <w:szCs w:val="22"/>
        </w:rPr>
      </w:pPr>
    </w:p>
    <w:p w14:paraId="0C1E0B79" w14:textId="77777777" w:rsidR="0013130F" w:rsidRDefault="0013130F" w:rsidP="0013130F">
      <w:pPr>
        <w:rPr>
          <w:sz w:val="22"/>
          <w:szCs w:val="22"/>
          <w:u w:val="single"/>
        </w:rPr>
      </w:pPr>
      <w:r w:rsidRPr="00700C03">
        <w:rPr>
          <w:sz w:val="22"/>
          <w:szCs w:val="22"/>
          <w:u w:val="single"/>
        </w:rPr>
        <w:t>Training Data</w:t>
      </w:r>
      <w:r>
        <w:rPr>
          <w:sz w:val="22"/>
          <w:szCs w:val="22"/>
          <w:u w:val="single"/>
        </w:rPr>
        <w:t xml:space="preserve"> Generation</w:t>
      </w:r>
    </w:p>
    <w:p w14:paraId="77AAE54A" w14:textId="77777777" w:rsidR="0013130F" w:rsidRPr="00700C03" w:rsidRDefault="0013130F" w:rsidP="0013130F">
      <w:pPr>
        <w:rPr>
          <w:sz w:val="22"/>
          <w:szCs w:val="22"/>
          <w:u w:val="single"/>
        </w:rPr>
      </w:pPr>
    </w:p>
    <w:p w14:paraId="722B3AE5" w14:textId="77777777" w:rsidR="0013130F" w:rsidRDefault="0013130F" w:rsidP="0013130F">
      <w:pPr>
        <w:rPr>
          <w:sz w:val="22"/>
          <w:szCs w:val="22"/>
        </w:rPr>
      </w:pPr>
      <w:r w:rsidRPr="0058672F">
        <w:rPr>
          <w:sz w:val="22"/>
          <w:szCs w:val="22"/>
        </w:rPr>
        <w:t xml:space="preserve">In analyzing the gas turbine blade a physics-based workflow like that shown was utilized to improve the life of these critical gas turbine components. </w:t>
      </w:r>
    </w:p>
    <w:p w14:paraId="7F7F5C7F" w14:textId="77777777" w:rsidR="0013130F" w:rsidRDefault="0013130F" w:rsidP="0013130F">
      <w:pPr>
        <w:rPr>
          <w:sz w:val="22"/>
          <w:szCs w:val="22"/>
        </w:rPr>
      </w:pPr>
    </w:p>
    <w:p w14:paraId="540C7756" w14:textId="77777777" w:rsidR="0013130F" w:rsidRDefault="0013130F" w:rsidP="0013130F">
      <w:pPr>
        <w:jc w:val="center"/>
        <w:rPr>
          <w:sz w:val="22"/>
          <w:szCs w:val="22"/>
        </w:rPr>
      </w:pPr>
      <w:r>
        <w:rPr>
          <w:noProof/>
        </w:rPr>
        <w:drawing>
          <wp:inline distT="0" distB="0" distL="0" distR="0" wp14:anchorId="5AD054C4" wp14:editId="0550BD1F">
            <wp:extent cx="5486400" cy="1447800"/>
            <wp:effectExtent l="0" t="0" r="0" b="0"/>
            <wp:docPr id="15" name="Picture 1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447800"/>
                    </a:xfrm>
                    <a:prstGeom prst="rect">
                      <a:avLst/>
                    </a:prstGeom>
                  </pic:spPr>
                </pic:pic>
              </a:graphicData>
            </a:graphic>
          </wp:inline>
        </w:drawing>
      </w:r>
    </w:p>
    <w:p w14:paraId="7D4AFA2D" w14:textId="77777777" w:rsidR="0013130F" w:rsidRDefault="0013130F" w:rsidP="0013130F">
      <w:pPr>
        <w:jc w:val="center"/>
        <w:rPr>
          <w:sz w:val="22"/>
          <w:szCs w:val="22"/>
        </w:rPr>
      </w:pPr>
      <w:r>
        <w:rPr>
          <w:sz w:val="22"/>
          <w:szCs w:val="22"/>
        </w:rPr>
        <w:t>Figure: Training data generation workflow</w:t>
      </w:r>
    </w:p>
    <w:p w14:paraId="406C8BAE" w14:textId="77777777" w:rsidR="0013130F" w:rsidRDefault="0013130F" w:rsidP="0013130F">
      <w:pPr>
        <w:rPr>
          <w:sz w:val="22"/>
          <w:szCs w:val="22"/>
        </w:rPr>
      </w:pPr>
    </w:p>
    <w:p w14:paraId="1F376B74" w14:textId="77777777" w:rsidR="0013130F" w:rsidRPr="0058672F" w:rsidRDefault="0013130F" w:rsidP="0013130F">
      <w:pPr>
        <w:rPr>
          <w:sz w:val="22"/>
          <w:szCs w:val="22"/>
        </w:rPr>
      </w:pPr>
      <w:r w:rsidRPr="0058672F">
        <w:rPr>
          <w:sz w:val="22"/>
          <w:szCs w:val="22"/>
        </w:rPr>
        <w:t>The workflow begins with the definition of the DOE design parameters which</w:t>
      </w:r>
      <w:r>
        <w:rPr>
          <w:sz w:val="22"/>
          <w:szCs w:val="22"/>
        </w:rPr>
        <w:t xml:space="preserve"> are separated into individual cases and</w:t>
      </w:r>
      <w:r w:rsidRPr="0058672F">
        <w:rPr>
          <w:sz w:val="22"/>
          <w:szCs w:val="22"/>
        </w:rPr>
        <w:t xml:space="preserve"> subsequently fed into a proprietary thermal analysis tool. The outputs from this tool are then passed into three parallel processing paths including the top path which uses proprietary software to calculate the impact the design parameters have on the aerothermal efficiencies, the bottom path which simply represents any additional tools that the end user would desire to include in the design cycle, and the central path which is </w:t>
      </w:r>
      <w:r>
        <w:rPr>
          <w:sz w:val="22"/>
          <w:szCs w:val="22"/>
        </w:rPr>
        <w:t>the focus of this discussion</w:t>
      </w:r>
      <w:r w:rsidRPr="0058672F">
        <w:rPr>
          <w:sz w:val="22"/>
          <w:szCs w:val="22"/>
        </w:rPr>
        <w:t>. All but the final element along this path involves the integration of</w:t>
      </w:r>
      <w:r>
        <w:rPr>
          <w:sz w:val="22"/>
          <w:szCs w:val="22"/>
        </w:rPr>
        <w:t xml:space="preserve"> commercial</w:t>
      </w:r>
      <w:r w:rsidRPr="0058672F">
        <w:rPr>
          <w:sz w:val="22"/>
          <w:szCs w:val="22"/>
        </w:rPr>
        <w:t xml:space="preserve"> ANSYS</w:t>
      </w:r>
      <w:r>
        <w:rPr>
          <w:sz w:val="22"/>
          <w:szCs w:val="22"/>
        </w:rPr>
        <w:t xml:space="preserve"> tools</w:t>
      </w:r>
      <w:r w:rsidRPr="0058672F">
        <w:rPr>
          <w:sz w:val="22"/>
          <w:szCs w:val="22"/>
        </w:rPr>
        <w:t xml:space="preserve"> into the workflow</w:t>
      </w:r>
      <w:r>
        <w:rPr>
          <w:sz w:val="22"/>
          <w:szCs w:val="22"/>
        </w:rPr>
        <w:t>. This pathway involves</w:t>
      </w:r>
      <w:r w:rsidRPr="0058672F">
        <w:rPr>
          <w:sz w:val="22"/>
          <w:szCs w:val="22"/>
        </w:rPr>
        <w:t xml:space="preserve"> calculat</w:t>
      </w:r>
      <w:r>
        <w:rPr>
          <w:sz w:val="22"/>
          <w:szCs w:val="22"/>
        </w:rPr>
        <w:t>ing</w:t>
      </w:r>
      <w:r w:rsidRPr="0058672F">
        <w:rPr>
          <w:sz w:val="22"/>
          <w:szCs w:val="22"/>
        </w:rPr>
        <w:t xml:space="preserve"> the component temperatures</w:t>
      </w:r>
      <w:r>
        <w:rPr>
          <w:sz w:val="22"/>
          <w:szCs w:val="22"/>
        </w:rPr>
        <w:t xml:space="preserve"> which are </w:t>
      </w:r>
      <w:r w:rsidRPr="0058672F">
        <w:rPr>
          <w:sz w:val="22"/>
          <w:szCs w:val="22"/>
        </w:rPr>
        <w:t>used to calculat</w:t>
      </w:r>
      <w:r>
        <w:rPr>
          <w:sz w:val="22"/>
          <w:szCs w:val="22"/>
        </w:rPr>
        <w:t>e</w:t>
      </w:r>
      <w:r w:rsidRPr="0058672F">
        <w:rPr>
          <w:sz w:val="22"/>
          <w:szCs w:val="22"/>
        </w:rPr>
        <w:t xml:space="preserve"> full and </w:t>
      </w:r>
      <w:r>
        <w:rPr>
          <w:sz w:val="22"/>
          <w:szCs w:val="22"/>
        </w:rPr>
        <w:t xml:space="preserve">critical </w:t>
      </w:r>
      <w:r w:rsidRPr="0058672F">
        <w:rPr>
          <w:sz w:val="22"/>
          <w:szCs w:val="22"/>
        </w:rPr>
        <w:t>sub domain component stresses. These temperatures and stresses are reunited in the final tool on this path</w:t>
      </w:r>
      <w:r>
        <w:rPr>
          <w:sz w:val="22"/>
          <w:szCs w:val="22"/>
        </w:rPr>
        <w:t>,</w:t>
      </w:r>
      <w:r w:rsidRPr="0058672F">
        <w:rPr>
          <w:sz w:val="22"/>
          <w:szCs w:val="22"/>
        </w:rPr>
        <w:t xml:space="preserve"> a proprietary service life calculator</w:t>
      </w:r>
      <w:r>
        <w:rPr>
          <w:sz w:val="22"/>
          <w:szCs w:val="22"/>
        </w:rPr>
        <w:t>, to arrive at an array of life cycle values for the given design</w:t>
      </w:r>
      <w:r w:rsidRPr="0058672F">
        <w:rPr>
          <w:sz w:val="22"/>
          <w:szCs w:val="22"/>
        </w:rPr>
        <w:t>. The final step, alluded to in the figure, is the</w:t>
      </w:r>
      <w:r>
        <w:rPr>
          <w:sz w:val="22"/>
          <w:szCs w:val="22"/>
        </w:rPr>
        <w:t xml:space="preserve"> unification </w:t>
      </w:r>
      <w:r w:rsidRPr="0058672F">
        <w:rPr>
          <w:sz w:val="22"/>
          <w:szCs w:val="22"/>
        </w:rPr>
        <w:t>of the result</w:t>
      </w:r>
      <w:r>
        <w:rPr>
          <w:sz w:val="22"/>
          <w:szCs w:val="22"/>
        </w:rPr>
        <w:t>ing file formats to a single format and the combination of all results into proper formats for</w:t>
      </w:r>
      <w:r w:rsidRPr="0058672F">
        <w:rPr>
          <w:sz w:val="22"/>
          <w:szCs w:val="22"/>
        </w:rPr>
        <w:t xml:space="preserve"> training the NN.</w:t>
      </w:r>
    </w:p>
    <w:p w14:paraId="2C22016E" w14:textId="77777777" w:rsidR="0013130F" w:rsidRPr="0058672F" w:rsidRDefault="0013130F" w:rsidP="0013130F">
      <w:pPr>
        <w:rPr>
          <w:sz w:val="22"/>
          <w:szCs w:val="22"/>
        </w:rPr>
      </w:pPr>
    </w:p>
    <w:p w14:paraId="2F9DACF5" w14:textId="77777777" w:rsidR="0013130F" w:rsidRDefault="0013130F" w:rsidP="0013130F">
      <w:pPr>
        <w:rPr>
          <w:sz w:val="22"/>
          <w:szCs w:val="22"/>
          <w:u w:val="single"/>
        </w:rPr>
      </w:pPr>
      <w:r w:rsidRPr="00816F6D">
        <w:rPr>
          <w:sz w:val="22"/>
          <w:szCs w:val="22"/>
          <w:u w:val="single"/>
        </w:rPr>
        <w:lastRenderedPageBreak/>
        <w:t>Surrogate Model Creation</w:t>
      </w:r>
      <w:r>
        <w:rPr>
          <w:sz w:val="22"/>
          <w:szCs w:val="22"/>
          <w:u w:val="single"/>
        </w:rPr>
        <w:t xml:space="preserve"> and Execution</w:t>
      </w:r>
    </w:p>
    <w:p w14:paraId="4F00FE3B" w14:textId="77777777" w:rsidR="0013130F" w:rsidRPr="00816F6D" w:rsidRDefault="0013130F" w:rsidP="0013130F">
      <w:pPr>
        <w:rPr>
          <w:sz w:val="22"/>
          <w:szCs w:val="22"/>
          <w:u w:val="single"/>
        </w:rPr>
      </w:pPr>
    </w:p>
    <w:p w14:paraId="7426055B" w14:textId="77777777" w:rsidR="0013130F" w:rsidRPr="0058672F" w:rsidRDefault="0013130F" w:rsidP="0013130F">
      <w:pPr>
        <w:rPr>
          <w:sz w:val="22"/>
          <w:szCs w:val="22"/>
        </w:rPr>
      </w:pPr>
      <w:r w:rsidRPr="0058672F">
        <w:rPr>
          <w:sz w:val="22"/>
          <w:szCs w:val="22"/>
        </w:rPr>
        <w:t xml:space="preserve">Leveraging open-source Python-based </w:t>
      </w:r>
      <w:r>
        <w:rPr>
          <w:sz w:val="22"/>
          <w:szCs w:val="22"/>
        </w:rPr>
        <w:t>libraries,</w:t>
      </w:r>
      <w:r w:rsidRPr="0058672F">
        <w:rPr>
          <w:sz w:val="22"/>
          <w:szCs w:val="22"/>
        </w:rPr>
        <w:t xml:space="preserve"> a NN was developed </w:t>
      </w:r>
      <w:r>
        <w:rPr>
          <w:sz w:val="22"/>
          <w:szCs w:val="22"/>
        </w:rPr>
        <w:t xml:space="preserve">utilizing </w:t>
      </w:r>
      <w:r w:rsidRPr="0058672F">
        <w:rPr>
          <w:sz w:val="22"/>
          <w:szCs w:val="22"/>
        </w:rPr>
        <w:t xml:space="preserve">training data </w:t>
      </w:r>
      <w:r>
        <w:rPr>
          <w:sz w:val="22"/>
          <w:szCs w:val="22"/>
        </w:rPr>
        <w:t>generated via the initial physics workflows described above</w:t>
      </w:r>
      <w:r w:rsidRPr="0058672F">
        <w:rPr>
          <w:sz w:val="22"/>
          <w:szCs w:val="22"/>
        </w:rPr>
        <w:t>.</w:t>
      </w:r>
      <w:r>
        <w:rPr>
          <w:sz w:val="22"/>
          <w:szCs w:val="22"/>
        </w:rPr>
        <w:t xml:space="preserve"> The trained NN was </w:t>
      </w:r>
      <w:r w:rsidRPr="0058672F">
        <w:rPr>
          <w:sz w:val="22"/>
          <w:szCs w:val="22"/>
        </w:rPr>
        <w:t xml:space="preserve">used to exhaustively search the area of interest for </w:t>
      </w:r>
      <w:r>
        <w:rPr>
          <w:sz w:val="22"/>
          <w:szCs w:val="22"/>
        </w:rPr>
        <w:t>design parameters that provided optimum behavior</w:t>
      </w:r>
      <w:r w:rsidRPr="0058672F">
        <w:rPr>
          <w:sz w:val="22"/>
          <w:szCs w:val="22"/>
        </w:rPr>
        <w:t>. The</w:t>
      </w:r>
      <w:r>
        <w:rPr>
          <w:sz w:val="22"/>
          <w:szCs w:val="22"/>
        </w:rPr>
        <w:t>se design parameters</w:t>
      </w:r>
      <w:r w:rsidRPr="0058672F">
        <w:rPr>
          <w:sz w:val="22"/>
          <w:szCs w:val="22"/>
        </w:rPr>
        <w:t xml:space="preserve"> were then pruned from the bulk results and formatted to be fed back through the physics workflow as a validation step</w:t>
      </w:r>
      <w:r>
        <w:rPr>
          <w:sz w:val="22"/>
          <w:szCs w:val="22"/>
        </w:rPr>
        <w:t xml:space="preserve"> utilizing the same Python code that generated the training data</w:t>
      </w:r>
      <w:r w:rsidRPr="0058672F">
        <w:rPr>
          <w:sz w:val="22"/>
          <w:szCs w:val="22"/>
        </w:rPr>
        <w:t xml:space="preserve">. </w:t>
      </w:r>
    </w:p>
    <w:p w14:paraId="71A871C9" w14:textId="77777777" w:rsidR="0013130F" w:rsidRPr="0058672F" w:rsidRDefault="0013130F" w:rsidP="0013130F">
      <w:pPr>
        <w:rPr>
          <w:sz w:val="22"/>
          <w:szCs w:val="22"/>
        </w:rPr>
      </w:pPr>
    </w:p>
    <w:p w14:paraId="6622246D" w14:textId="77777777" w:rsidR="0013130F" w:rsidRDefault="0013130F" w:rsidP="0013130F">
      <w:pPr>
        <w:rPr>
          <w:sz w:val="22"/>
          <w:szCs w:val="22"/>
          <w:u w:val="single"/>
        </w:rPr>
      </w:pPr>
      <w:r w:rsidRPr="00816F6D">
        <w:rPr>
          <w:sz w:val="22"/>
          <w:szCs w:val="22"/>
          <w:u w:val="single"/>
        </w:rPr>
        <w:t>Validation</w:t>
      </w:r>
      <w:r>
        <w:rPr>
          <w:sz w:val="22"/>
          <w:szCs w:val="22"/>
          <w:u w:val="single"/>
        </w:rPr>
        <w:t xml:space="preserve"> and Analysis</w:t>
      </w:r>
    </w:p>
    <w:p w14:paraId="46DC65E7" w14:textId="77777777" w:rsidR="0013130F" w:rsidRPr="00816F6D" w:rsidRDefault="0013130F" w:rsidP="0013130F">
      <w:pPr>
        <w:rPr>
          <w:sz w:val="22"/>
          <w:szCs w:val="22"/>
          <w:u w:val="single"/>
        </w:rPr>
      </w:pPr>
    </w:p>
    <w:p w14:paraId="103E35DF" w14:textId="77777777" w:rsidR="0013130F" w:rsidRDefault="0013130F" w:rsidP="0013130F">
      <w:pPr>
        <w:rPr>
          <w:sz w:val="22"/>
          <w:szCs w:val="22"/>
        </w:rPr>
      </w:pPr>
      <w:r w:rsidRPr="0058672F">
        <w:rPr>
          <w:sz w:val="22"/>
          <w:szCs w:val="22"/>
        </w:rPr>
        <w:t xml:space="preserve">The </w:t>
      </w:r>
      <w:r>
        <w:rPr>
          <w:sz w:val="22"/>
          <w:szCs w:val="22"/>
        </w:rPr>
        <w:t>third workflow step</w:t>
      </w:r>
      <w:r w:rsidRPr="0058672F">
        <w:rPr>
          <w:sz w:val="22"/>
          <w:szCs w:val="22"/>
        </w:rPr>
        <w:t xml:space="preserve"> is repeating the physics modeling workflow with the optimized conditions from the neural network. This necessary validation step provides multiple benefits. The first is that it identifies the true accuracy of the NN and determines the confidence in the results. If the NN is found to be accurate, it allows the engineering community to identify trends in the data that the original DOE space </w:t>
      </w:r>
      <w:r>
        <w:rPr>
          <w:sz w:val="22"/>
          <w:szCs w:val="22"/>
        </w:rPr>
        <w:t>contains</w:t>
      </w:r>
      <w:r w:rsidRPr="0058672F">
        <w:rPr>
          <w:sz w:val="22"/>
          <w:szCs w:val="22"/>
        </w:rPr>
        <w:t xml:space="preserve"> and identify </w:t>
      </w:r>
      <w:r>
        <w:rPr>
          <w:sz w:val="22"/>
          <w:szCs w:val="22"/>
        </w:rPr>
        <w:t>trends which require expansion of the original DOE space to fully capture</w:t>
      </w:r>
      <w:r w:rsidRPr="0058672F">
        <w:rPr>
          <w:sz w:val="22"/>
          <w:szCs w:val="22"/>
        </w:rPr>
        <w:t xml:space="preserve">. </w:t>
      </w:r>
      <w:r>
        <w:rPr>
          <w:sz w:val="22"/>
          <w:szCs w:val="22"/>
        </w:rPr>
        <w:t>Additionally,</w:t>
      </w:r>
      <w:r w:rsidRPr="0058672F">
        <w:rPr>
          <w:sz w:val="22"/>
          <w:szCs w:val="22"/>
        </w:rPr>
        <w:t xml:space="preserve"> it provides training data to the NN for the next cycle of DOE points further improving accuracy of the models.</w:t>
      </w:r>
      <w:r>
        <w:rPr>
          <w:sz w:val="22"/>
          <w:szCs w:val="22"/>
        </w:rPr>
        <w:t xml:space="preserve"> If the initial NN does not possess the required accuracy, further training data can be generated using either the optimized design parameters from the NN or a newly generated set of DOE points similar to the initial training data. </w:t>
      </w:r>
    </w:p>
    <w:p w14:paraId="3DA57584" w14:textId="77777777" w:rsidR="0013130F" w:rsidRDefault="0013130F" w:rsidP="0013130F">
      <w:pPr>
        <w:rPr>
          <w:sz w:val="22"/>
          <w:szCs w:val="22"/>
          <w:u w:val="single"/>
        </w:rPr>
      </w:pPr>
    </w:p>
    <w:p w14:paraId="0F9A2A10" w14:textId="77777777" w:rsidR="0013130F" w:rsidRPr="001F7113" w:rsidRDefault="0013130F" w:rsidP="0013130F">
      <w:pPr>
        <w:rPr>
          <w:b/>
          <w:bCs/>
          <w:u w:val="single"/>
        </w:rPr>
      </w:pPr>
      <w:r w:rsidRPr="001F7113">
        <w:rPr>
          <w:b/>
          <w:bCs/>
          <w:u w:val="single"/>
        </w:rPr>
        <w:t>Conclusion</w:t>
      </w:r>
    </w:p>
    <w:p w14:paraId="284C6AE0" w14:textId="77777777" w:rsidR="0013130F" w:rsidRDefault="0013130F" w:rsidP="0013130F">
      <w:pPr>
        <w:rPr>
          <w:u w:val="single"/>
        </w:rPr>
      </w:pPr>
    </w:p>
    <w:p w14:paraId="16ACDCA8" w14:textId="5474B7EB" w:rsidR="0013130F" w:rsidRDefault="0013130F" w:rsidP="0013130F">
      <w:pPr>
        <w:rPr>
          <w:sz w:val="22"/>
          <w:szCs w:val="22"/>
        </w:rPr>
      </w:pPr>
      <w:r>
        <w:rPr>
          <w:sz w:val="22"/>
          <w:szCs w:val="22"/>
        </w:rPr>
        <w:t xml:space="preserve">Designing, fulfilling, and sustaining the next generation of </w:t>
      </w:r>
      <w:r w:rsidRPr="007D5B18">
        <w:rPr>
          <w:sz w:val="22"/>
          <w:szCs w:val="22"/>
        </w:rPr>
        <w:t>gas turbine power generation systems</w:t>
      </w:r>
      <w:r>
        <w:rPr>
          <w:sz w:val="22"/>
          <w:szCs w:val="22"/>
        </w:rPr>
        <w:t>, as well as continuing to improve the operating performance of the current generation of fielded products requires a model-based, digital thread orchestrated approach to developing product insights. The complexity of managing differences in time scale, fidelity, and robustness, combined with the desire to increase degrees of freedom and iterations necessitates a design system which is capable of orchestrating workflows that span multiple heterogenous systems and data tenancies. It also must capture and communicate the metadata required to develop robust decision provenance and enables translation between domain languages, workflow process steps and job/solver types. Holistic machine learning capability is enabled by such a system, both enabling the direct integration of machine learning techniques into the design practice itself and continuously observing and optimizing the workflows, repos and processes that underpin the design practice.</w:t>
      </w:r>
    </w:p>
    <w:p w14:paraId="0099E53D" w14:textId="77777777" w:rsidR="0013130F" w:rsidRDefault="0013130F" w:rsidP="0013130F">
      <w:pPr>
        <w:rPr>
          <w:sz w:val="22"/>
          <w:szCs w:val="22"/>
        </w:rPr>
      </w:pPr>
    </w:p>
    <w:p w14:paraId="2AFBFE39" w14:textId="77777777" w:rsidR="0013130F" w:rsidRPr="0058672F" w:rsidRDefault="0013130F" w:rsidP="0013130F">
      <w:pPr>
        <w:rPr>
          <w:rFonts w:ascii="Times New Roman" w:hAnsi="Times New Roman" w:cs="Times New Roman"/>
          <w:sz w:val="22"/>
          <w:szCs w:val="22"/>
        </w:rPr>
      </w:pPr>
      <w:r>
        <w:rPr>
          <w:sz w:val="22"/>
          <w:szCs w:val="22"/>
        </w:rPr>
        <w:t xml:space="preserve">In real engineering research and development use cases, </w:t>
      </w:r>
      <w:r w:rsidRPr="0058672F">
        <w:rPr>
          <w:sz w:val="22"/>
          <w:szCs w:val="22"/>
        </w:rPr>
        <w:t>DT4D is a force multiplier that facilitates a single engineer to run multiple design permutations efficiently and effectively in a hands-off manner while inherently unifying the design process workflow across multiple engineers within a community. It also provides access to previously completed workflows allowing the same engineering community to create high accuracy advanced surrogate models. These capabilities greatly accelerate the design process, expedite the identification of improvements, and facilitate the ability to customize designs based on customer specifications. Enabling DT4D is the integration of heterogenous computational platforms and software architectures which has been presented here</w:t>
      </w:r>
      <w:r>
        <w:rPr>
          <w:sz w:val="22"/>
          <w:szCs w:val="22"/>
        </w:rPr>
        <w:t>.</w:t>
      </w:r>
      <w:r w:rsidRPr="0058672F">
        <w:rPr>
          <w:rFonts w:ascii="Times New Roman" w:hAnsi="Times New Roman" w:cs="Times New Roman"/>
          <w:sz w:val="22"/>
          <w:szCs w:val="22"/>
        </w:rPr>
        <w:t xml:space="preserve"> </w:t>
      </w:r>
    </w:p>
    <w:p w14:paraId="205498DE" w14:textId="77777777" w:rsidR="0013130F" w:rsidRDefault="0013130F" w:rsidP="0013130F">
      <w:pPr>
        <w:rPr>
          <w:sz w:val="22"/>
          <w:szCs w:val="22"/>
        </w:rPr>
      </w:pPr>
    </w:p>
    <w:p w14:paraId="6879388D" w14:textId="7BBDBFA4" w:rsidR="0013130F" w:rsidRDefault="0013130F" w:rsidP="0013130F">
      <w:pPr>
        <w:rPr>
          <w:sz w:val="22"/>
          <w:szCs w:val="22"/>
        </w:rPr>
      </w:pPr>
      <w:r>
        <w:rPr>
          <w:sz w:val="22"/>
          <w:szCs w:val="22"/>
        </w:rPr>
        <w:t xml:space="preserve">The Digital Thread for Design framework enables the development and continual improvement of model-based confidence and collaborative data-driven decision making and delivers significant reductions in design-to-decision cycle time while providing the opportunity to evaluate multiple orders of magnitude improvement in the number of designed considered. The framework enables engineers to easily integrate physics based, numerical and machine learning methods and capture, run and </w:t>
      </w:r>
      <w:r>
        <w:rPr>
          <w:sz w:val="22"/>
          <w:szCs w:val="22"/>
        </w:rPr>
        <w:lastRenderedPageBreak/>
        <w:t xml:space="preserve">communicate the workflow, job, data tenancy and auth metadata required to ensure complete decision provenance.  </w:t>
      </w:r>
    </w:p>
    <w:p w14:paraId="0D7B6EC0" w14:textId="77777777" w:rsidR="0013130F" w:rsidRDefault="0013130F" w:rsidP="0013130F">
      <w:pPr>
        <w:rPr>
          <w:sz w:val="22"/>
          <w:szCs w:val="22"/>
        </w:rPr>
      </w:pPr>
    </w:p>
    <w:p w14:paraId="53547EBC" w14:textId="77777777" w:rsidR="0013130F" w:rsidRDefault="0013130F" w:rsidP="0013130F">
      <w:pPr>
        <w:rPr>
          <w:sz w:val="22"/>
          <w:szCs w:val="22"/>
        </w:rPr>
      </w:pPr>
      <w:r>
        <w:rPr>
          <w:sz w:val="22"/>
          <w:szCs w:val="22"/>
        </w:rPr>
        <w:t>While much work remains to be done, both to expand the scope of capabilities within the framework and to expand its application within the design practice, DT4D is now in regular use providing the next generation of digital thread capabilities.</w:t>
      </w:r>
    </w:p>
    <w:p w14:paraId="6B8EDAF8" w14:textId="77777777" w:rsidR="0013130F" w:rsidRDefault="0013130F" w:rsidP="0013130F">
      <w:pPr>
        <w:rPr>
          <w:sz w:val="22"/>
          <w:szCs w:val="22"/>
          <w:u w:val="single"/>
        </w:rPr>
      </w:pPr>
    </w:p>
    <w:p w14:paraId="627352C7" w14:textId="77777777" w:rsidR="0013130F" w:rsidRPr="001F7113" w:rsidRDefault="0013130F" w:rsidP="0013130F">
      <w:pPr>
        <w:rPr>
          <w:sz w:val="22"/>
          <w:szCs w:val="22"/>
          <w:u w:val="single"/>
        </w:rPr>
      </w:pPr>
      <w:r w:rsidRPr="001F7113">
        <w:rPr>
          <w:sz w:val="22"/>
          <w:szCs w:val="22"/>
          <w:u w:val="single"/>
        </w:rPr>
        <w:t>Areas for further study</w:t>
      </w:r>
    </w:p>
    <w:p w14:paraId="7D3B91B4" w14:textId="77777777" w:rsidR="0013130F" w:rsidRDefault="0013130F" w:rsidP="0013130F">
      <w:pPr>
        <w:pStyle w:val="FootnoteText"/>
        <w:rPr>
          <w:sz w:val="22"/>
          <w:szCs w:val="22"/>
        </w:rPr>
      </w:pPr>
    </w:p>
    <w:p w14:paraId="7151986E" w14:textId="77777777" w:rsidR="0013130F" w:rsidRDefault="0013130F" w:rsidP="0013130F">
      <w:pPr>
        <w:pStyle w:val="FootnoteText"/>
        <w:rPr>
          <w:sz w:val="22"/>
          <w:szCs w:val="22"/>
        </w:rPr>
      </w:pPr>
      <w:r>
        <w:rPr>
          <w:sz w:val="22"/>
          <w:szCs w:val="22"/>
        </w:rPr>
        <w:t>There is a seemingly unending array of further areas of opportunity for focused development, study, and validation in a field of work as broad as the Model Based Engineering of a gas turbine power generation system. The development, fulfillment and sustainment of the underlying workflow-enabled design framework required to sustain this MBE practice has a similarly broad and multi-variate set of opportunities.  We highlight a few.</w:t>
      </w:r>
    </w:p>
    <w:p w14:paraId="62519F7B" w14:textId="77777777" w:rsidR="0013130F" w:rsidRDefault="0013130F" w:rsidP="0013130F">
      <w:pPr>
        <w:pStyle w:val="FootnoteText"/>
        <w:rPr>
          <w:sz w:val="22"/>
          <w:szCs w:val="22"/>
        </w:rPr>
      </w:pPr>
    </w:p>
    <w:p w14:paraId="706024B2" w14:textId="600A0482" w:rsidR="0013130F" w:rsidRDefault="0013130F" w:rsidP="0013130F">
      <w:pPr>
        <w:pStyle w:val="FootnoteText"/>
        <w:numPr>
          <w:ilvl w:val="0"/>
          <w:numId w:val="5"/>
        </w:numPr>
        <w:rPr>
          <w:sz w:val="22"/>
          <w:szCs w:val="22"/>
        </w:rPr>
      </w:pPr>
      <w:r w:rsidRPr="00AC36B7">
        <w:rPr>
          <w:i/>
          <w:iCs/>
          <w:sz w:val="22"/>
          <w:szCs w:val="22"/>
        </w:rPr>
        <w:t xml:space="preserve">Spin: </w:t>
      </w:r>
      <w:r w:rsidRPr="00AC36B7">
        <w:rPr>
          <w:sz w:val="22"/>
          <w:szCs w:val="22"/>
        </w:rPr>
        <w:t>As previously mentioned, the DT4D framework envisions and accounts for a Spin subsystem as an element of any collaborating compute site. Certainly, there is value in the ability to characterize, containerize and or configure the complete ‘data+compute+job’ tenancy or tenancies required for a given workflow and then to rapidly deploy that tenancy. The complexity of managing differences in functionality, interfaces, and SKUs across the proliferation of hyperscale cloud providers, the opportunity to engage across a breadth of national lab supercomputers available under grant and increasing heterogeneity of both HPC systems and computational methods on our internally developed systems all but ensure inefficiencies and lost times in design practices that rely on manual configuration an</w:t>
      </w:r>
      <w:r>
        <w:rPr>
          <w:sz w:val="22"/>
          <w:szCs w:val="22"/>
        </w:rPr>
        <w:t>d</w:t>
      </w:r>
      <w:r w:rsidRPr="00AC36B7">
        <w:rPr>
          <w:sz w:val="22"/>
          <w:szCs w:val="22"/>
        </w:rPr>
        <w:t xml:space="preserve"> intervention.</w:t>
      </w:r>
    </w:p>
    <w:p w14:paraId="336CB9E6" w14:textId="77777777" w:rsidR="0013130F" w:rsidRDefault="0013130F" w:rsidP="0013130F">
      <w:pPr>
        <w:pStyle w:val="FootnoteText"/>
        <w:ind w:left="720"/>
        <w:rPr>
          <w:sz w:val="22"/>
          <w:szCs w:val="22"/>
        </w:rPr>
      </w:pPr>
    </w:p>
    <w:p w14:paraId="6D24827F" w14:textId="77777777" w:rsidR="0013130F" w:rsidRPr="00A766CC" w:rsidRDefault="0013130F" w:rsidP="0013130F">
      <w:pPr>
        <w:pStyle w:val="ListParagraph"/>
        <w:numPr>
          <w:ilvl w:val="0"/>
          <w:numId w:val="5"/>
        </w:numPr>
        <w:rPr>
          <w:i/>
          <w:iCs/>
          <w:sz w:val="22"/>
          <w:szCs w:val="22"/>
        </w:rPr>
      </w:pPr>
      <w:r w:rsidRPr="00AC36B7">
        <w:rPr>
          <w:i/>
          <w:iCs/>
          <w:sz w:val="22"/>
          <w:szCs w:val="22"/>
        </w:rPr>
        <w:t>Multi-order modeling</w:t>
      </w:r>
      <w:r>
        <w:rPr>
          <w:i/>
          <w:iCs/>
          <w:sz w:val="22"/>
          <w:szCs w:val="22"/>
        </w:rPr>
        <w:t xml:space="preserve">: </w:t>
      </w:r>
      <w:r w:rsidRPr="00AC36B7">
        <w:rPr>
          <w:sz w:val="22"/>
          <w:szCs w:val="22"/>
        </w:rPr>
        <w:t>While the example practice outlined in this paper incorporates iterative NN model training and design criteria refinement between a single thermal analysis tool of a given order, it is theoretically possible to orchestrate a workflow of solvers such that the level of simulation fidelity available to train the NN is varied based on the design criteria and that variability is in turn used to select the order/fidelity of the thermal analytic solver in the ensuing step.  Integration of inc2 functionality for near-real time extraction of model data may further increase opportunities to reduce the cycle time to develop and validate high fidelity design recommendations.</w:t>
      </w:r>
    </w:p>
    <w:p w14:paraId="2CAF2917" w14:textId="77777777" w:rsidR="0013130F" w:rsidRDefault="0013130F" w:rsidP="0013130F">
      <w:pPr>
        <w:pStyle w:val="FootnoteText"/>
        <w:rPr>
          <w:sz w:val="22"/>
          <w:szCs w:val="22"/>
        </w:rPr>
      </w:pPr>
    </w:p>
    <w:p w14:paraId="56C82102" w14:textId="77777777" w:rsidR="0013130F" w:rsidRPr="00AC36B7" w:rsidRDefault="0013130F" w:rsidP="0013130F">
      <w:pPr>
        <w:pStyle w:val="FootnoteText"/>
        <w:numPr>
          <w:ilvl w:val="0"/>
          <w:numId w:val="5"/>
        </w:numPr>
        <w:rPr>
          <w:i/>
          <w:iCs/>
          <w:sz w:val="22"/>
          <w:szCs w:val="22"/>
        </w:rPr>
      </w:pPr>
      <w:r w:rsidRPr="00FF2DAC">
        <w:rPr>
          <w:i/>
          <w:iCs/>
          <w:sz w:val="22"/>
          <w:szCs w:val="22"/>
        </w:rPr>
        <w:t>Federated Auth for MxN</w:t>
      </w:r>
      <w:r>
        <w:rPr>
          <w:i/>
          <w:iCs/>
          <w:sz w:val="22"/>
          <w:szCs w:val="22"/>
        </w:rPr>
        <w:t xml:space="preserve">: </w:t>
      </w:r>
      <w:r w:rsidRPr="00AC36B7">
        <w:rPr>
          <w:sz w:val="22"/>
          <w:szCs w:val="22"/>
        </w:rPr>
        <w:t>Resolving the complexity of managing person, system and data identity and the required authentication and trust systems remains an open area of research.  While COTS federated authentication systems have continued to mature since the advent of our initial work on this framework, the introduction of multi-factor authentication, lack of common standards and practices associated with meeting regulatory control standards, challenges with protecting and recovering lost identities and other challenges have prevented the introduction of truly seamless, secure, and robust identity systems.</w:t>
      </w:r>
      <w:r>
        <w:rPr>
          <w:rStyle w:val="FootnoteReference"/>
          <w:sz w:val="22"/>
          <w:szCs w:val="22"/>
        </w:rPr>
        <w:footnoteReference w:id="38"/>
      </w:r>
      <w:r w:rsidRPr="00AC36B7">
        <w:rPr>
          <w:sz w:val="22"/>
          <w:szCs w:val="22"/>
        </w:rPr>
        <w:t xml:space="preserve"> </w:t>
      </w:r>
    </w:p>
    <w:p w14:paraId="56A738C5" w14:textId="77777777" w:rsidR="0013130F" w:rsidRDefault="0013130F" w:rsidP="0013130F">
      <w:pPr>
        <w:pStyle w:val="FootnoteText"/>
        <w:rPr>
          <w:sz w:val="22"/>
          <w:szCs w:val="22"/>
        </w:rPr>
      </w:pPr>
    </w:p>
    <w:p w14:paraId="6839BEBF" w14:textId="77777777" w:rsidR="0013130F" w:rsidRPr="00AC36B7" w:rsidRDefault="0013130F" w:rsidP="0013130F">
      <w:pPr>
        <w:pStyle w:val="ListParagraph"/>
        <w:numPr>
          <w:ilvl w:val="0"/>
          <w:numId w:val="5"/>
        </w:numPr>
        <w:rPr>
          <w:i/>
          <w:iCs/>
          <w:sz w:val="22"/>
          <w:szCs w:val="22"/>
        </w:rPr>
      </w:pPr>
      <w:r w:rsidRPr="00AC36B7">
        <w:rPr>
          <w:i/>
          <w:iCs/>
          <w:sz w:val="22"/>
          <w:szCs w:val="22"/>
        </w:rPr>
        <w:t xml:space="preserve">Workflow Visualization and Runtime Navigation: </w:t>
      </w:r>
      <w:r w:rsidRPr="00AC36B7">
        <w:rPr>
          <w:sz w:val="22"/>
          <w:szCs w:val="22"/>
        </w:rPr>
        <w:t xml:space="preserve">The workflows described in this paper – which can dynamically at runtime set (and unset) promises for future triggered actions and spawn new jobs across a distributed computing landscape </w:t>
      </w:r>
      <w:r>
        <w:rPr>
          <w:sz w:val="22"/>
          <w:szCs w:val="22"/>
        </w:rPr>
        <w:t xml:space="preserve">– poses </w:t>
      </w:r>
      <w:r w:rsidRPr="00AC36B7">
        <w:rPr>
          <w:sz w:val="22"/>
          <w:szCs w:val="22"/>
        </w:rPr>
        <w:t xml:space="preserve">significant problems relating to </w:t>
      </w:r>
      <w:r w:rsidRPr="00AC36B7">
        <w:rPr>
          <w:sz w:val="22"/>
          <w:szCs w:val="22"/>
        </w:rPr>
        <w:lastRenderedPageBreak/>
        <w:t xml:space="preserve">visualizing and debugging running workflows, and/or navigating their </w:t>
      </w:r>
      <w:r>
        <w:rPr>
          <w:sz w:val="22"/>
          <w:szCs w:val="22"/>
        </w:rPr>
        <w:t xml:space="preserve">complete </w:t>
      </w:r>
      <w:r w:rsidRPr="00AC36B7">
        <w:rPr>
          <w:sz w:val="22"/>
          <w:szCs w:val="22"/>
        </w:rPr>
        <w:t>post hoc digital threads</w:t>
      </w:r>
      <w:r>
        <w:rPr>
          <w:sz w:val="22"/>
          <w:szCs w:val="22"/>
        </w:rPr>
        <w:t xml:space="preserve"> in the presence of separating enterprise security perimeters</w:t>
      </w:r>
      <w:r w:rsidRPr="00AC36B7">
        <w:rPr>
          <w:sz w:val="22"/>
          <w:szCs w:val="22"/>
        </w:rPr>
        <w:t xml:space="preserve">. </w:t>
      </w:r>
      <w:r>
        <w:rPr>
          <w:sz w:val="22"/>
          <w:szCs w:val="22"/>
        </w:rPr>
        <w:t>In addition, the human experience of programming in such a heterogenous and distributed environment can be better studied, as can the potentially democratizing impact of a simplifying model of cross-site computing such as that presented in this paper.</w:t>
      </w:r>
    </w:p>
    <w:p w14:paraId="0A5795C8" w14:textId="77777777" w:rsidR="0013130F" w:rsidRDefault="0013130F" w:rsidP="0013130F">
      <w:pPr>
        <w:rPr>
          <w:sz w:val="22"/>
          <w:szCs w:val="22"/>
        </w:rPr>
      </w:pPr>
    </w:p>
    <w:p w14:paraId="56399992" w14:textId="30480C31" w:rsidR="00DE1277" w:rsidRDefault="00DE1277">
      <w:pPr>
        <w:rPr>
          <w:sz w:val="22"/>
          <w:szCs w:val="22"/>
        </w:rPr>
      </w:pPr>
    </w:p>
    <w:sectPr w:rsidR="00DE1277">
      <w:pgSz w:w="12240" w:h="15840"/>
      <w:pgMar w:top="1440" w:right="1440" w:bottom="1440" w:left="1440" w:header="720" w:footer="720" w:gutter="0"/>
      <w:cols w:space="720"/>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rthur, Richard B (GE Research, US)" w:date="2022-06-02T11:17:00Z" w:initials="ARB(RU">
    <w:p w14:paraId="60965498" w14:textId="6B90045A" w:rsidR="00A07BB5" w:rsidRDefault="00A07BB5">
      <w:pPr>
        <w:pStyle w:val="CommentText"/>
      </w:pPr>
      <w:r>
        <w:rPr>
          <w:rStyle w:val="CommentReference"/>
        </w:rPr>
        <w:annotationRef/>
      </w:r>
      <w:r>
        <w:t>and propulsion (?)</w:t>
      </w:r>
    </w:p>
  </w:comment>
  <w:comment w:id="2" w:author="Arthur, Richard B (GE Research, US)" w:date="2022-06-02T11:18:00Z" w:initials="ARB(RU">
    <w:p w14:paraId="0F03E942" w14:textId="54E06EF9" w:rsidR="00A07BB5" w:rsidRDefault="00A07BB5">
      <w:pPr>
        <w:pStyle w:val="CommentText"/>
      </w:pPr>
      <w:r>
        <w:rPr>
          <w:rStyle w:val="CommentReference"/>
        </w:rPr>
        <w:annotationRef/>
      </w:r>
      <w:r>
        <w:t>is GPU intended to be explicitly excluded from pre and post processing?</w:t>
      </w:r>
    </w:p>
  </w:comment>
  <w:comment w:id="3" w:author="Tucker, Eric (GE Research, US)" w:date="2022-05-11T12:21:00Z" w:initials="TE(RU">
    <w:p w14:paraId="3F7EDA88" w14:textId="1C0A9E63" w:rsidR="007D5B18" w:rsidRDefault="003120F9" w:rsidP="00A1708B">
      <w:r>
        <w:rPr>
          <w:rStyle w:val="CommentReference"/>
        </w:rPr>
        <w:annotationRef/>
      </w:r>
      <w:r w:rsidR="007D5B18">
        <w:rPr>
          <w:sz w:val="20"/>
          <w:szCs w:val="20"/>
        </w:rPr>
        <w:t>Rick: Should which MBE/MBSE life cycle do you believe we should use for this paper?  I want to identify it clearly here, footnote its source, and use it consistently throughout the remainder of the paper.</w:t>
      </w:r>
    </w:p>
  </w:comment>
  <w:comment w:id="4" w:author="Arthur, Richard B (GE Research, US)" w:date="2022-05-27T08:10:00Z" w:initials="ARB(RU">
    <w:p w14:paraId="6CEFB0A7" w14:textId="687E87C3" w:rsidR="00AB3163" w:rsidRPr="00E91799" w:rsidRDefault="00AB3163">
      <w:pPr>
        <w:pStyle w:val="CommentText"/>
        <w:rPr>
          <w:lang w:val="fr-FR"/>
        </w:rPr>
      </w:pPr>
      <w:r>
        <w:rPr>
          <w:rStyle w:val="CommentReference"/>
        </w:rPr>
        <w:annotationRef/>
      </w:r>
      <w:r>
        <w:t>MBSE is a subset/specialization of MBE.</w:t>
      </w:r>
      <w:r>
        <w:br/>
        <w:t xml:space="preserve">MBE = any </w:t>
      </w:r>
      <w:r w:rsidR="00E91799">
        <w:t>rigorous/visual workflow for design lifecycle (digital thread).</w:t>
      </w:r>
      <w:r w:rsidR="00E91799">
        <w:br/>
        <w:t>MBSE = employing systems engineering principles and best practices – i.e. formalized digital system model (behavioral analysis, system architecture, requirements traceability, performance analysis, simulation, etc</w:t>
      </w:r>
      <w:r w:rsidR="00A53B69">
        <w:t>.</w:t>
      </w:r>
      <w:r w:rsidR="00E91799">
        <w:t>)</w:t>
      </w:r>
      <w:r w:rsidR="00E91799">
        <w:br/>
        <w:t>MBSE requires process-based data architecture.</w:t>
      </w:r>
      <w:r w:rsidR="00E91799">
        <w:br/>
      </w:r>
      <w:r w:rsidR="00E91799" w:rsidRPr="00E91799">
        <w:rPr>
          <w:lang w:val="fr-FR"/>
        </w:rPr>
        <w:t xml:space="preserve">Cite: </w:t>
      </w:r>
      <w:hyperlink r:id="rId1" w:history="1">
        <w:r w:rsidR="00E91799" w:rsidRPr="0035420F">
          <w:rPr>
            <w:rStyle w:val="Hyperlink"/>
            <w:lang w:val="fr-FR"/>
          </w:rPr>
          <w:t>https://www.incose.org/docs/default-source/delaware-valley/mbse-overview-incose-30-july-2015.pdf</w:t>
        </w:r>
      </w:hyperlink>
      <w:r w:rsidR="00E91799">
        <w:rPr>
          <w:lang w:val="fr-FR"/>
        </w:rPr>
        <w:br/>
        <w:t xml:space="preserve">and/or </w:t>
      </w:r>
      <w:r w:rsidR="00E91799">
        <w:rPr>
          <w:lang w:val="fr-FR"/>
        </w:rPr>
        <w:br/>
      </w:r>
      <w:hyperlink r:id="rId2" w:history="1">
        <w:r w:rsidR="00E91799" w:rsidRPr="0035420F">
          <w:rPr>
            <w:rStyle w:val="Hyperlink"/>
            <w:lang w:val="fr-FR"/>
          </w:rPr>
          <w:t>https://www.nasa.gov/consortium/ModelBasedSystems</w:t>
        </w:r>
      </w:hyperlink>
      <w:r w:rsidR="00E91799">
        <w:rPr>
          <w:lang w:val="fr-FR"/>
        </w:rPr>
        <w:t xml:space="preserve"> </w:t>
      </w:r>
      <w:r w:rsidR="00E91799" w:rsidRPr="00E91799">
        <w:rPr>
          <w:lang w:val="fr-FR"/>
        </w:rPr>
        <w:br/>
      </w:r>
    </w:p>
  </w:comment>
  <w:comment w:id="13" w:author="Arthur, Richard B (GE Research, US)" w:date="2022-06-02T11:45:00Z" w:initials="ARB(RU">
    <w:p w14:paraId="75734C1E" w14:textId="2181B612" w:rsidR="00435089" w:rsidRDefault="00435089">
      <w:pPr>
        <w:pStyle w:val="CommentText"/>
      </w:pPr>
      <w:r>
        <w:rPr>
          <w:rStyle w:val="CommentReference"/>
        </w:rPr>
        <w:annotationRef/>
      </w:r>
      <w:r>
        <w:t>Probably fine / accurate here, but for the record, I’ve tried to advocate for these exact kinds of systems to promote design space MAPPING (assuming feasible given affordable storage – which is implied in the saving-of-solutions) as opposed to EXPLORATION (which implies a filtering / solution throw-away according to an objective function). The nuance here is being able to re-evaluate the already-solved design space with a different objective function without rerunning the (filtered out) parametric instances.</w:t>
      </w:r>
    </w:p>
  </w:comment>
  <w:comment w:id="16" w:author="Arthur, Richard B (GE Research, US)" w:date="2022-06-02T12:44:00Z" w:initials="ARB(RU">
    <w:p w14:paraId="2BD54223" w14:textId="09A88244" w:rsidR="00840AD8" w:rsidRDefault="00840AD8">
      <w:pPr>
        <w:pStyle w:val="CommentText"/>
      </w:pPr>
      <w:r>
        <w:rPr>
          <w:rStyle w:val="CommentReference"/>
        </w:rPr>
        <w:annotationRef/>
      </w:r>
      <w:r>
        <w:t>Note we have recently made a point to align with the DOE’s goals of Hydrogen-fueled turbines and carbon management – with step-1 being getting the GT efficiency high enough to make hydrogen viable (based on joules per pound storable on an airframe).</w:t>
      </w:r>
      <w:r>
        <w:br/>
        <w:t>Not sure what the best alternative term here might be “combustion turbomachinery” or something?</w:t>
      </w:r>
    </w:p>
  </w:comment>
  <w:comment w:id="28" w:author="Arthur, Richard B (GE Research, US)" w:date="2022-06-02T12:48:00Z" w:initials="ARB(RU">
    <w:p w14:paraId="6BD83625" w14:textId="24D4651C" w:rsidR="00840AD8" w:rsidRDefault="00840AD8">
      <w:pPr>
        <w:pStyle w:val="CommentText"/>
      </w:pPr>
      <w:r>
        <w:rPr>
          <w:rStyle w:val="CommentReference"/>
        </w:rPr>
        <w:annotationRef/>
      </w:r>
      <w:r>
        <w:t>NNV is not only not really accurate here (I believe it’s intended to aim at ASIC kinds of architecture), but it would not necessarily be “at the other and of the spectrum” (the right non-VN architecture, even at desktop scale, could far surpass rack-HPC performance). The term is a bit loaded though and should probably be avoided with this audience.</w:t>
      </w:r>
    </w:p>
  </w:comment>
  <w:comment w:id="31" w:author="Arthur, Richard B (GE Research, US)" w:date="2022-06-02T12:53:00Z" w:initials="ARB(RU">
    <w:p w14:paraId="2099ADCB" w14:textId="2ECF9E30" w:rsidR="00840AD8" w:rsidRDefault="00840AD8">
      <w:pPr>
        <w:pStyle w:val="CommentText"/>
      </w:pPr>
      <w:r>
        <w:rPr>
          <w:rStyle w:val="CommentReference"/>
        </w:rPr>
        <w:annotationRef/>
      </w:r>
      <w:r>
        <w:t xml:space="preserve">In </w:t>
      </w:r>
      <w:proofErr w:type="gramStart"/>
      <w:r>
        <w:t>general</w:t>
      </w:r>
      <w:proofErr w:type="gramEnd"/>
      <w:r>
        <w:t xml:space="preserve"> this seems an awkwardly-worded sentence that maybe could just say:</w:t>
      </w:r>
      <w:r>
        <w:br/>
        <w:t>“</w:t>
      </w:r>
      <w:r w:rsidR="00200033">
        <w:t>For the context of this paper, the computing environment may include a variety of architectures, including: workstations and workstation-scale virtual machines, hyperscale cloud instances, and HPC servers – any of which may include accelerators such as GPUs.”</w:t>
      </w:r>
    </w:p>
  </w:comment>
  <w:comment w:id="32" w:author="Arthur, Richard B (GE Research, US)" w:date="2022-06-02T12:52:00Z" w:initials="ARB(RU">
    <w:p w14:paraId="74388F2F" w14:textId="7B4852B4" w:rsidR="00840AD8" w:rsidRDefault="00840AD8">
      <w:pPr>
        <w:pStyle w:val="CommentText"/>
      </w:pPr>
      <w:r>
        <w:rPr>
          <w:rStyle w:val="CommentReference"/>
        </w:rPr>
        <w:annotationRef/>
      </w:r>
      <w:r>
        <w:t>I don’t know what this is trying to describe. And the things I would guess it means I think the sentence is fine without adding this.</w:t>
      </w:r>
    </w:p>
  </w:comment>
  <w:comment w:id="154" w:author="Arthur, Richard B (GE Research, US)" w:date="2022-06-02T15:35:00Z" w:initials="ARB(RU">
    <w:p w14:paraId="20C3E633" w14:textId="4FA899D2" w:rsidR="00516EF4" w:rsidRDefault="00516EF4">
      <w:pPr>
        <w:pStyle w:val="CommentText"/>
      </w:pPr>
      <w:r>
        <w:rPr>
          <w:rStyle w:val="CommentReference"/>
        </w:rPr>
        <w:annotationRef/>
      </w:r>
      <w:r>
        <w:t>Would another (and important) example of this be a digital twin model – processing fresh data (from field or experiment sensors?)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965498" w15:done="0"/>
  <w15:commentEx w15:paraId="0F03E942" w15:done="0"/>
  <w15:commentEx w15:paraId="3F7EDA88" w15:done="0"/>
  <w15:commentEx w15:paraId="6CEFB0A7" w15:paraIdParent="3F7EDA88" w15:done="0"/>
  <w15:commentEx w15:paraId="75734C1E" w15:done="0"/>
  <w15:commentEx w15:paraId="2BD54223" w15:done="0"/>
  <w15:commentEx w15:paraId="6BD83625" w15:done="0"/>
  <w15:commentEx w15:paraId="2099ADCB" w15:done="0"/>
  <w15:commentEx w15:paraId="74388F2F" w15:done="0"/>
  <w15:commentEx w15:paraId="20C3E6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31AC5" w16cex:dateUtc="2022-06-02T15:17:00Z"/>
  <w16cex:commentExtensible w16cex:durableId="26431AF1" w16cex:dateUtc="2022-06-02T15:18:00Z"/>
  <w16cex:commentExtensible w16cex:durableId="262628D4" w16cex:dateUtc="2022-05-11T16:21:00Z"/>
  <w16cex:commentExtensible w16cex:durableId="263B0604" w16cex:dateUtc="2022-05-27T12:10:00Z"/>
  <w16cex:commentExtensible w16cex:durableId="26432175" w16cex:dateUtc="2022-06-02T15:45:00Z"/>
  <w16cex:commentExtensible w16cex:durableId="26432F14" w16cex:dateUtc="2022-06-02T16:44:00Z"/>
  <w16cex:commentExtensible w16cex:durableId="26433038" w16cex:dateUtc="2022-06-02T16:48:00Z"/>
  <w16cex:commentExtensible w16cex:durableId="2643314C" w16cex:dateUtc="2022-06-02T16:53:00Z"/>
  <w16cex:commentExtensible w16cex:durableId="264330F9" w16cex:dateUtc="2022-06-02T16:52:00Z"/>
  <w16cex:commentExtensible w16cex:durableId="2643574E" w16cex:dateUtc="2022-06-02T19: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965498" w16cid:durableId="26431AC5"/>
  <w16cid:commentId w16cid:paraId="0F03E942" w16cid:durableId="26431AF1"/>
  <w16cid:commentId w16cid:paraId="3F7EDA88" w16cid:durableId="262628D4"/>
  <w16cid:commentId w16cid:paraId="6CEFB0A7" w16cid:durableId="263B0604"/>
  <w16cid:commentId w16cid:paraId="75734C1E" w16cid:durableId="26432175"/>
  <w16cid:commentId w16cid:paraId="2BD54223" w16cid:durableId="26432F14"/>
  <w16cid:commentId w16cid:paraId="6BD83625" w16cid:durableId="26433038"/>
  <w16cid:commentId w16cid:paraId="2099ADCB" w16cid:durableId="2643314C"/>
  <w16cid:commentId w16cid:paraId="74388F2F" w16cid:durableId="264330F9"/>
  <w16cid:commentId w16cid:paraId="20C3E633" w16cid:durableId="264357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D8EBC" w14:textId="77777777" w:rsidR="007855D6" w:rsidRDefault="007855D6" w:rsidP="00D631AE">
      <w:r>
        <w:separator/>
      </w:r>
    </w:p>
  </w:endnote>
  <w:endnote w:type="continuationSeparator" w:id="0">
    <w:p w14:paraId="531C5E03" w14:textId="77777777" w:rsidR="007855D6" w:rsidRDefault="007855D6" w:rsidP="00D63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D1E55" w14:textId="77777777" w:rsidR="007855D6" w:rsidRDefault="007855D6" w:rsidP="00D631AE">
      <w:r>
        <w:separator/>
      </w:r>
    </w:p>
  </w:footnote>
  <w:footnote w:type="continuationSeparator" w:id="0">
    <w:p w14:paraId="1EDBAB7E" w14:textId="77777777" w:rsidR="007855D6" w:rsidRDefault="007855D6" w:rsidP="00D631AE">
      <w:r>
        <w:continuationSeparator/>
      </w:r>
    </w:p>
  </w:footnote>
  <w:footnote w:id="1">
    <w:p w14:paraId="74FD2D5C" w14:textId="39322152" w:rsidR="00DB1EBB" w:rsidRDefault="00DB1EBB">
      <w:pPr>
        <w:pStyle w:val="FootnoteText"/>
      </w:pPr>
      <w:r>
        <w:rPr>
          <w:rStyle w:val="FootnoteReference"/>
        </w:rPr>
        <w:footnoteRef/>
      </w:r>
      <w:r>
        <w:t xml:space="preserve"> </w:t>
      </w:r>
      <w:r w:rsidRPr="00DB1EBB">
        <w:t>https://richardarthur.medium.com/provenance-for-decision-making-bf2c89d76ec2</w:t>
      </w:r>
    </w:p>
  </w:footnote>
  <w:footnote w:id="2">
    <w:p w14:paraId="1DB6C678" w14:textId="4CE8E3E1" w:rsidR="003666DC" w:rsidRDefault="003666DC">
      <w:pPr>
        <w:pStyle w:val="FootnoteText"/>
      </w:pPr>
      <w:r>
        <w:rPr>
          <w:rStyle w:val="FootnoteReference"/>
        </w:rPr>
        <w:footnoteRef/>
      </w:r>
      <w:r>
        <w:t xml:space="preserve"> </w:t>
      </w:r>
      <w:r w:rsidRPr="003666DC">
        <w:t>https://www.ge.com/research/technology-domains/digital-technologies/digital-thread-design</w:t>
      </w:r>
    </w:p>
  </w:footnote>
  <w:footnote w:id="3">
    <w:p w14:paraId="0BD38DD7" w14:textId="0BD937C6" w:rsidR="00DD3012" w:rsidRDefault="00DD3012">
      <w:pPr>
        <w:pStyle w:val="FootnoteText"/>
      </w:pPr>
      <w:r>
        <w:rPr>
          <w:rStyle w:val="FootnoteReference"/>
        </w:rPr>
        <w:footnoteRef/>
      </w:r>
      <w:r>
        <w:t xml:space="preserve"> </w:t>
      </w:r>
      <w:r w:rsidRPr="00DD3012">
        <w:t>https://www.ge.com/news/reports/feeling-the-burn-inside-the-boot-camp-for-elite-gas-turbines</w:t>
      </w:r>
    </w:p>
  </w:footnote>
  <w:footnote w:id="4">
    <w:p w14:paraId="489C62AE" w14:textId="6398FCCF" w:rsidR="003666DC" w:rsidRDefault="003666DC">
      <w:pPr>
        <w:pStyle w:val="FootnoteText"/>
      </w:pPr>
      <w:r>
        <w:rPr>
          <w:rStyle w:val="FootnoteReference"/>
        </w:rPr>
        <w:footnoteRef/>
      </w:r>
      <w:r>
        <w:t xml:space="preserve"> </w:t>
      </w:r>
      <w:r w:rsidRPr="003666DC">
        <w:t>https://www.ge.com/research/technology-domains/digital-technologies/high-performance-computing</w:t>
      </w:r>
    </w:p>
  </w:footnote>
  <w:footnote w:id="5">
    <w:p w14:paraId="4D15FAF4" w14:textId="5BFF528C" w:rsidR="0039328E" w:rsidRDefault="0039328E">
      <w:pPr>
        <w:pStyle w:val="FootnoteText"/>
      </w:pPr>
      <w:r>
        <w:rPr>
          <w:rStyle w:val="FootnoteReference"/>
        </w:rPr>
        <w:footnoteRef/>
      </w:r>
      <w:r>
        <w:t xml:space="preserve"> </w:t>
      </w:r>
      <w:r w:rsidR="00475E8C" w:rsidRPr="00475E8C">
        <w:t>https://www.nist.gov/system/files/documents/2020/05/04/MBE-2020_presentation_11_farr.pdf</w:t>
      </w:r>
    </w:p>
  </w:footnote>
  <w:footnote w:id="6">
    <w:p w14:paraId="7D36F824" w14:textId="4828C832" w:rsidR="00A71392" w:rsidRDefault="00A71392">
      <w:pPr>
        <w:pStyle w:val="FootnoteText"/>
      </w:pPr>
      <w:r>
        <w:rPr>
          <w:rStyle w:val="FootnoteReference"/>
        </w:rPr>
        <w:footnoteRef/>
      </w:r>
      <w:r>
        <w:t xml:space="preserve"> </w:t>
      </w:r>
      <w:r w:rsidRPr="00A71392">
        <w:t>https://www.ge.com/news/press-releases/ge-research-uses-summit-supercomputer-groundbreaking-study-wind-power</w:t>
      </w:r>
    </w:p>
  </w:footnote>
  <w:footnote w:id="7">
    <w:p w14:paraId="031B4380" w14:textId="068ED885" w:rsidR="007B38D6" w:rsidRDefault="007B38D6">
      <w:pPr>
        <w:pStyle w:val="FootnoteText"/>
      </w:pPr>
      <w:r>
        <w:rPr>
          <w:rStyle w:val="FootnoteReference"/>
        </w:rPr>
        <w:footnoteRef/>
      </w:r>
      <w:r>
        <w:t xml:space="preserve"> </w:t>
      </w:r>
      <w:hyperlink r:id="rId1" w:history="1">
        <w:r w:rsidRPr="0035420F">
          <w:rPr>
            <w:rStyle w:val="Hyperlink"/>
          </w:rPr>
          <w:t>https://cfwebprod.sandia.gov/cfdocs/CompResearch/docs/ASC_Co-design.pdf</w:t>
        </w:r>
      </w:hyperlink>
    </w:p>
  </w:footnote>
  <w:footnote w:id="8">
    <w:p w14:paraId="180B5A41" w14:textId="08FA69CF" w:rsidR="007522CE" w:rsidRDefault="007522CE">
      <w:pPr>
        <w:pStyle w:val="FootnoteText"/>
      </w:pPr>
      <w:r>
        <w:rPr>
          <w:rStyle w:val="FootnoteReference"/>
        </w:rPr>
        <w:footnoteRef/>
      </w:r>
      <w:r>
        <w:t xml:space="preserve"> </w:t>
      </w:r>
      <w:r>
        <w:rPr>
          <w:noProof/>
        </w:rPr>
        <w:t>https://www.olcf.ornl.gov/olcf-resources/compute-systems/</w:t>
      </w:r>
    </w:p>
  </w:footnote>
  <w:footnote w:id="9">
    <w:p w14:paraId="0D3BDA5D" w14:textId="08D1BD5F" w:rsidR="003709ED" w:rsidRDefault="003709ED">
      <w:pPr>
        <w:pStyle w:val="FootnoteText"/>
      </w:pPr>
      <w:r>
        <w:rPr>
          <w:rStyle w:val="FootnoteReference"/>
        </w:rPr>
        <w:footnoteRef/>
      </w:r>
      <w:r>
        <w:t xml:space="preserve"> </w:t>
      </w:r>
      <w:r w:rsidRPr="003709ED">
        <w:t>https://www.forbes.com/sites/tomcoughlin/2019/04/26/compute-cambrian-explosion/</w:t>
      </w:r>
    </w:p>
  </w:footnote>
  <w:footnote w:id="10">
    <w:p w14:paraId="03672A92" w14:textId="63DC3C7F" w:rsidR="0073546E" w:rsidRDefault="0073546E">
      <w:pPr>
        <w:pStyle w:val="FootnoteText"/>
      </w:pPr>
      <w:r>
        <w:rPr>
          <w:rStyle w:val="FootnoteReference"/>
        </w:rPr>
        <w:footnoteRef/>
      </w:r>
      <w:r>
        <w:t xml:space="preserve"> </w:t>
      </w:r>
      <w:r>
        <w:rPr>
          <w:noProof/>
        </w:rPr>
        <w:t>https://martinfowler.com/articles/201701-event-driven.html</w:t>
      </w:r>
    </w:p>
  </w:footnote>
  <w:footnote w:id="11">
    <w:p w14:paraId="0000A06E" w14:textId="75DB4BDA" w:rsidR="00A015AD" w:rsidRDefault="00A015AD">
      <w:pPr>
        <w:pStyle w:val="FootnoteText"/>
      </w:pPr>
      <w:r>
        <w:rPr>
          <w:rStyle w:val="FootnoteReference"/>
        </w:rPr>
        <w:footnoteRef/>
      </w:r>
      <w:r>
        <w:t xml:space="preserve"> </w:t>
      </w:r>
      <w:r w:rsidR="00FB65CB">
        <w:t>Size matters</w:t>
      </w:r>
      <w:r>
        <w:t xml:space="preserve"> – </w:t>
      </w:r>
      <w:r w:rsidR="00EF3967">
        <w:t>d</w:t>
      </w:r>
      <w:r w:rsidR="00FB65CB">
        <w:t xml:space="preserve">ata size and locality must be addressed during workflow implementation and execution.  Stated simply, the data must move to the compute, or the compute must be available where the data resides.  </w:t>
      </w:r>
      <w:r>
        <w:t xml:space="preserve">  A workflow system which provides abstractions over data location and site-specific application execution would be useful, as described in this paper, although we will not address the topic of “big data” specifically.  </w:t>
      </w:r>
    </w:p>
  </w:footnote>
  <w:footnote w:id="12">
    <w:p w14:paraId="712042C4" w14:textId="74860601" w:rsidR="007736BA" w:rsidRDefault="007736BA">
      <w:pPr>
        <w:pStyle w:val="FootnoteText"/>
      </w:pPr>
      <w:r>
        <w:rPr>
          <w:rStyle w:val="FootnoteReference"/>
        </w:rPr>
        <w:footnoteRef/>
      </w:r>
      <w:r>
        <w:t xml:space="preserve"> ‘Why’ being the elusive element: </w:t>
      </w:r>
      <w:hyperlink r:id="rId2" w:history="1">
        <w:r w:rsidRPr="0035420F">
          <w:rPr>
            <w:rStyle w:val="Hyperlink"/>
          </w:rPr>
          <w:t>https://richardarthur.medium.com/machine-augmented-mindfulness-e844f9c54985</w:t>
        </w:r>
      </w:hyperlink>
    </w:p>
  </w:footnote>
  <w:footnote w:id="13">
    <w:p w14:paraId="61CFF208" w14:textId="37D7F42D" w:rsidR="00BD5635" w:rsidRDefault="00BD5635">
      <w:pPr>
        <w:pStyle w:val="FootnoteText"/>
      </w:pPr>
      <w:r>
        <w:rPr>
          <w:rStyle w:val="FootnoteReference"/>
        </w:rPr>
        <w:footnoteRef/>
      </w:r>
      <w:r>
        <w:t xml:space="preserve"> </w:t>
      </w:r>
      <w:r w:rsidRPr="00BD5635">
        <w:t>https://www.nature.com/articles/sdata201618</w:t>
      </w:r>
    </w:p>
  </w:footnote>
  <w:footnote w:id="14">
    <w:p w14:paraId="37975901" w14:textId="1EBB3E95" w:rsidR="001E70B8" w:rsidRDefault="001E70B8">
      <w:pPr>
        <w:pStyle w:val="FootnoteText"/>
      </w:pPr>
      <w:r>
        <w:rPr>
          <w:rStyle w:val="FootnoteReference"/>
        </w:rPr>
        <w:footnoteRef/>
      </w:r>
      <w:r>
        <w:t xml:space="preserve"> In our </w:t>
      </w:r>
      <w:r w:rsidR="00C51D85">
        <w:t xml:space="preserve">compute </w:t>
      </w:r>
      <w:r>
        <w:t>model, as we will see below, this can be implemented as one site or two – as a single site with two distinct runtime “compute types” within it sharing the same enterprise authentication scheme, or as two distinct sites which happen to have the same authentication scheme in common.</w:t>
      </w:r>
    </w:p>
  </w:footnote>
  <w:footnote w:id="15">
    <w:p w14:paraId="2B4A67BF" w14:textId="423079EA" w:rsidR="00DA05E7" w:rsidRDefault="00DA05E7">
      <w:pPr>
        <w:pStyle w:val="FootnoteText"/>
      </w:pPr>
      <w:r>
        <w:rPr>
          <w:rStyle w:val="FootnoteReference"/>
        </w:rPr>
        <w:footnoteRef/>
      </w:r>
      <w:r>
        <w:t xml:space="preserve"> On one site the user</w:t>
      </w:r>
      <w:r w:rsidR="00FC7D97">
        <w:t>’s identity</w:t>
      </w:r>
      <w:r>
        <w:t xml:space="preserve"> might be “</w:t>
      </w:r>
      <w:r w:rsidR="000D15BA">
        <w:t>s</w:t>
      </w:r>
      <w:r w:rsidR="002A0070">
        <w:t>brown</w:t>
      </w:r>
      <w:r>
        <w:t>”, on another “</w:t>
      </w:r>
      <w:r w:rsidR="00AC3B06">
        <w:t>S</w:t>
      </w:r>
      <w:r w:rsidR="007E4174">
        <w:t>u</w:t>
      </w:r>
      <w:r w:rsidR="00910B8B">
        <w:t>san</w:t>
      </w:r>
      <w:r w:rsidR="00AC3B06">
        <w:t>.B</w:t>
      </w:r>
      <w:r w:rsidR="002A0070">
        <w:t>rown</w:t>
      </w:r>
      <w:r>
        <w:t xml:space="preserve">”, etc. </w:t>
      </w:r>
    </w:p>
  </w:footnote>
  <w:footnote w:id="16">
    <w:p w14:paraId="3D7CF257" w14:textId="2EF5D270" w:rsidR="00661231" w:rsidRDefault="00661231">
      <w:pPr>
        <w:pStyle w:val="FootnoteText"/>
      </w:pPr>
      <w:r>
        <w:rPr>
          <w:rStyle w:val="FootnoteReference"/>
        </w:rPr>
        <w:footnoteRef/>
      </w:r>
      <w:r>
        <w:t xml:space="preserve"> While the national laboratory computing facilities are valuable resources, for industrial applications their utility is practically limited to non-proprietary workloads.  A further impediment to their integrated use is the</w:t>
      </w:r>
      <w:r w:rsidR="000D1165">
        <w:t xml:space="preserve"> necessary</w:t>
      </w:r>
      <w:r>
        <w:t xml:space="preserve"> national laboratory security perimeter, and while the Superfacility API alleviates some of those impediments, the SFAPI is not yet deployed across all national facilities.  Workflows which span sites including commercial sites </w:t>
      </w:r>
      <w:r w:rsidR="008A26DC">
        <w:t xml:space="preserve">like GE’s </w:t>
      </w:r>
      <w:r>
        <w:t>have their own issues with security perimeter</w:t>
      </w:r>
      <w:r w:rsidR="00107BC0">
        <w:t>s</w:t>
      </w:r>
      <w:r>
        <w:t>.  As we will show later in this paper, the design of a</w:t>
      </w:r>
      <w:r w:rsidR="00DD7BA9">
        <w:t>n</w:t>
      </w:r>
      <w:r>
        <w:t xml:space="preserve"> inter-site workflow system needs to be realistic </w:t>
      </w:r>
      <w:r w:rsidR="00A358D1">
        <w:t xml:space="preserve">about the lack of ease of bi-directional data flow </w:t>
      </w:r>
      <w:r>
        <w:t xml:space="preserve">– it is not a trivial matter to open a communication channel into a corporate network, and a system which does not depend on such access </w:t>
      </w:r>
      <w:r w:rsidR="004042AE">
        <w:t xml:space="preserve">likely </w:t>
      </w:r>
      <w:r>
        <w:t>has a higher probability of adoption.</w:t>
      </w:r>
    </w:p>
  </w:footnote>
  <w:footnote w:id="17">
    <w:p w14:paraId="156E0A65" w14:textId="6DB98887" w:rsidR="007B5273" w:rsidRDefault="007B5273">
      <w:pPr>
        <w:pStyle w:val="FootnoteText"/>
      </w:pPr>
      <w:r>
        <w:rPr>
          <w:rStyle w:val="FootnoteReference"/>
        </w:rPr>
        <w:footnoteRef/>
      </w:r>
      <w:r>
        <w:t xml:space="preserve"> </w:t>
      </w:r>
      <w:r>
        <w:rPr>
          <w:noProof/>
        </w:rPr>
        <w:t>https://api.nersc.gov/api</w:t>
      </w:r>
    </w:p>
  </w:footnote>
  <w:footnote w:id="18">
    <w:p w14:paraId="48D0E44E" w14:textId="765C2B3A" w:rsidR="00CD6830" w:rsidRDefault="00CD6830">
      <w:pPr>
        <w:pStyle w:val="FootnoteText"/>
      </w:pPr>
      <w:r>
        <w:rPr>
          <w:rStyle w:val="FootnoteReference"/>
        </w:rPr>
        <w:footnoteRef/>
      </w:r>
      <w:r>
        <w:t xml:space="preserve"> Inter-site / intra-job wouldn’t likely be possible as each site would model its own jobs.  </w:t>
      </w:r>
    </w:p>
  </w:footnote>
  <w:footnote w:id="19">
    <w:p w14:paraId="2C922E3C" w14:textId="6267B3B8" w:rsidR="00D163DB" w:rsidRDefault="00D163DB">
      <w:pPr>
        <w:pStyle w:val="FootnoteText"/>
      </w:pPr>
      <w:r>
        <w:rPr>
          <w:rStyle w:val="FootnoteReference"/>
        </w:rPr>
        <w:footnoteRef/>
      </w:r>
      <w:r>
        <w:t xml:space="preserve"> </w:t>
      </w:r>
      <w:r>
        <w:rPr>
          <w:noProof/>
        </w:rPr>
        <w:t>https://slurm.schedmd.com/squeue.html</w:t>
      </w:r>
    </w:p>
  </w:footnote>
  <w:footnote w:id="20">
    <w:p w14:paraId="233D58A8" w14:textId="25A16782" w:rsidR="00693DA6" w:rsidRDefault="00693DA6">
      <w:pPr>
        <w:pStyle w:val="FootnoteText"/>
      </w:pPr>
      <w:r>
        <w:rPr>
          <w:rStyle w:val="FootnoteReference"/>
        </w:rPr>
        <w:footnoteRef/>
      </w:r>
      <w:r>
        <w:t xml:space="preserve"> SFAPI has a richer administrative API.</w:t>
      </w:r>
    </w:p>
  </w:footnote>
  <w:footnote w:id="21">
    <w:p w14:paraId="5A4DDCE3" w14:textId="6AA01242" w:rsidR="00746B65" w:rsidRDefault="00746B65">
      <w:pPr>
        <w:pStyle w:val="FootnoteText"/>
      </w:pPr>
      <w:r>
        <w:rPr>
          <w:rStyle w:val="FootnoteReference"/>
        </w:rPr>
        <w:footnoteRef/>
      </w:r>
      <w:r>
        <w:t xml:space="preserve"> Intra-job i.e., in-situ workflows</w:t>
      </w:r>
      <w:r w:rsidR="00257931">
        <w:t>,</w:t>
      </w:r>
      <w:r>
        <w:t xml:space="preserve"> do not require all these pillars </w:t>
      </w:r>
      <w:r w:rsidR="002541E8">
        <w:t xml:space="preserve">– e.g., </w:t>
      </w:r>
      <w:r>
        <w:t>their authorization to run is validated before running</w:t>
      </w:r>
      <w:r w:rsidR="00257931">
        <w:t>, their computing pre-provisioned</w:t>
      </w:r>
      <w:r w:rsidR="0045153D">
        <w:t>, etc</w:t>
      </w:r>
      <w:r w:rsidR="002541E8">
        <w:t xml:space="preserve">.  </w:t>
      </w:r>
    </w:p>
  </w:footnote>
  <w:footnote w:id="22">
    <w:p w14:paraId="4F84A0EA" w14:textId="7F489B51" w:rsidR="00D631AE" w:rsidRDefault="00D631AE">
      <w:pPr>
        <w:pStyle w:val="FootnoteText"/>
      </w:pPr>
      <w:r>
        <w:rPr>
          <w:rStyle w:val="FootnoteReference"/>
        </w:rPr>
        <w:footnoteRef/>
      </w:r>
      <w:r>
        <w:t xml:space="preserve"> The </w:t>
      </w:r>
      <w:r w:rsidR="000E3EE2">
        <w:t xml:space="preserve">GE </w:t>
      </w:r>
      <w:r>
        <w:t xml:space="preserve">Spin component is not </w:t>
      </w:r>
      <w:r w:rsidR="00CB265E">
        <w:t xml:space="preserve">yet implemented.  Conceptually it utilizes existing vendor APIs such as AWS, </w:t>
      </w:r>
      <w:r w:rsidR="0062362E">
        <w:t xml:space="preserve">VMWare, </w:t>
      </w:r>
      <w:r w:rsidR="00CB265E">
        <w:t>etc</w:t>
      </w:r>
      <w:r w:rsidR="00C905C8">
        <w:t>.</w:t>
      </w:r>
    </w:p>
  </w:footnote>
  <w:footnote w:id="23">
    <w:p w14:paraId="60EAE3B3" w14:textId="0A4CDA35" w:rsidR="00164714" w:rsidRDefault="00164714">
      <w:pPr>
        <w:pStyle w:val="FootnoteText"/>
      </w:pPr>
      <w:r>
        <w:rPr>
          <w:rStyle w:val="FootnoteReference"/>
        </w:rPr>
        <w:footnoteRef/>
      </w:r>
      <w:r>
        <w:t xml:space="preserve"> </w:t>
      </w:r>
      <w:r w:rsidR="00580599">
        <w:t>While the use of containers is ideal for this purpose, and is implementable within DT4D, practical limitations in system security requirements, commercial software license terms, etc</w:t>
      </w:r>
      <w:r w:rsidR="006B5046">
        <w:t>.</w:t>
      </w:r>
      <w:r w:rsidR="00580599">
        <w:t xml:space="preserve"> necessitate the ability to understand and interface with statically configured systems and runtimes.</w:t>
      </w:r>
      <w:r>
        <w:t xml:space="preserve"> </w:t>
      </w:r>
    </w:p>
  </w:footnote>
  <w:footnote w:id="24">
    <w:p w14:paraId="27E180C1" w14:textId="2063F563" w:rsidR="00505456" w:rsidRDefault="00505456">
      <w:pPr>
        <w:pStyle w:val="FootnoteText"/>
      </w:pPr>
      <w:r>
        <w:rPr>
          <w:rStyle w:val="FootnoteReference"/>
        </w:rPr>
        <w:footnoteRef/>
      </w:r>
      <w:r>
        <w:t xml:space="preserve"> </w:t>
      </w:r>
      <w:r w:rsidRPr="00505456">
        <w:t>https://github.com/CFD-GO/MPI_MPMD</w:t>
      </w:r>
    </w:p>
  </w:footnote>
  <w:footnote w:id="25">
    <w:p w14:paraId="63A0C10C" w14:textId="5AF8E81B" w:rsidR="004E61DC" w:rsidRDefault="004E61DC">
      <w:pPr>
        <w:pStyle w:val="FootnoteText"/>
      </w:pPr>
      <w:r>
        <w:rPr>
          <w:rStyle w:val="FootnoteReference"/>
        </w:rPr>
        <w:footnoteRef/>
      </w:r>
      <w:r>
        <w:t xml:space="preserve"> An examination of prior art included ADIOS2</w:t>
      </w:r>
      <w:r w:rsidR="00304AA5">
        <w:t xml:space="preserve"> (W. Godoya et al </w:t>
      </w:r>
      <w:hyperlink r:id="rId3" w:history="1">
        <w:r w:rsidR="00304AA5" w:rsidRPr="00600607">
          <w:rPr>
            <w:rStyle w:val="Hyperlink"/>
          </w:rPr>
          <w:t>https://www.sciencedirect.com/science/article/pii/S2352711019302560</w:t>
        </w:r>
      </w:hyperlink>
      <w:r w:rsidR="00304AA5">
        <w:t xml:space="preserve">) </w:t>
      </w:r>
      <w:r>
        <w:t xml:space="preserve">which also provides an MPI-based </w:t>
      </w:r>
      <w:r w:rsidR="00D02D6F">
        <w:t>transport but</w:t>
      </w:r>
      <w:r>
        <w:t xml:space="preserve"> </w:t>
      </w:r>
      <w:r w:rsidR="00D02D6F">
        <w:t>also implements</w:t>
      </w:r>
      <w:r>
        <w:t xml:space="preserve"> far more </w:t>
      </w:r>
      <w:r w:rsidR="00D02D6F">
        <w:t xml:space="preserve">functionality </w:t>
      </w:r>
      <w:r>
        <w:t xml:space="preserve">than our use cases demanded, and thus we erred on the side of simplicity.   </w:t>
      </w:r>
    </w:p>
  </w:footnote>
  <w:footnote w:id="26">
    <w:p w14:paraId="79E9A672" w14:textId="6B3E09C8" w:rsidR="00DC0C08" w:rsidRDefault="00DC0C08">
      <w:pPr>
        <w:pStyle w:val="FootnoteText"/>
      </w:pPr>
      <w:r>
        <w:rPr>
          <w:rStyle w:val="FootnoteReference"/>
        </w:rPr>
        <w:footnoteRef/>
      </w:r>
      <w:r>
        <w:t xml:space="preserve"> A current side-project involves the inC2 library permitting a simulation application to transmit a</w:t>
      </w:r>
      <w:r w:rsidR="00546DA5">
        <w:t xml:space="preserve">n informational </w:t>
      </w:r>
      <w:r>
        <w:t>job status message which contains a declarative GUI definition – e.g., a set of simple form control</w:t>
      </w:r>
      <w:r w:rsidR="00D45AC7">
        <w:t xml:space="preserve"> </w:t>
      </w:r>
      <w:r w:rsidR="004A7AE4">
        <w:t>parameters</w:t>
      </w:r>
      <w:r>
        <w:t xml:space="preserve">. The DT4D GUI can then render </w:t>
      </w:r>
      <w:r w:rsidR="008729B5">
        <w:t xml:space="preserve">this application-specific form. </w:t>
      </w:r>
      <w:r>
        <w:t xml:space="preserve">Use cases include interactive simulation steerage.    </w:t>
      </w:r>
    </w:p>
  </w:footnote>
  <w:footnote w:id="27">
    <w:p w14:paraId="6E0929A5" w14:textId="02E72297" w:rsidR="001B2881" w:rsidRDefault="001B2881" w:rsidP="00936F2C">
      <w:pPr>
        <w:pStyle w:val="FootnoteText"/>
      </w:pPr>
      <w:r>
        <w:rPr>
          <w:rStyle w:val="FootnoteReference"/>
        </w:rPr>
        <w:footnoteRef/>
      </w:r>
      <w:r>
        <w:t xml:space="preserve"> Future work includes defining a formal interface and resolving conflicts across collaborating Auth subsystems, for example, in a situation where collaborators from multiple labs necessitates identity federation. Future run optimization can be accomplished using Run Repo and hardware profile metadata. The implementation of the Spin component is also planned.</w:t>
      </w:r>
    </w:p>
  </w:footnote>
  <w:footnote w:id="28">
    <w:p w14:paraId="74854D2D" w14:textId="14FD8883" w:rsidR="001F200B" w:rsidRDefault="001F200B">
      <w:pPr>
        <w:pStyle w:val="FootnoteText"/>
      </w:pPr>
      <w:r>
        <w:rPr>
          <w:rStyle w:val="FootnoteReference"/>
        </w:rPr>
        <w:footnoteRef/>
      </w:r>
      <w:r>
        <w:t xml:space="preserve"> </w:t>
      </w:r>
      <w:r w:rsidR="00DA06B0">
        <w:t xml:space="preserve">A. Gallo &amp; D. Hughes, </w:t>
      </w:r>
      <w:r>
        <w:rPr>
          <w:noProof/>
        </w:rPr>
        <w:t>https://github.com/agallojr/lwfm</w:t>
      </w:r>
    </w:p>
  </w:footnote>
  <w:footnote w:id="29">
    <w:p w14:paraId="690981DE" w14:textId="08D1082E" w:rsidR="005667BA" w:rsidRDefault="005667BA">
      <w:pPr>
        <w:pStyle w:val="FootnoteText"/>
      </w:pPr>
      <w:r>
        <w:rPr>
          <w:rStyle w:val="FootnoteReference"/>
        </w:rPr>
        <w:footnoteRef/>
      </w:r>
      <w:r>
        <w:t xml:space="preserve"> Future work includes adding a </w:t>
      </w:r>
      <w:r w:rsidR="00BF5207">
        <w:t xml:space="preserve">cross-site </w:t>
      </w:r>
      <w:r>
        <w:t xml:space="preserve">GUI which </w:t>
      </w:r>
      <w:r w:rsidR="00E22D8E">
        <w:t xml:space="preserve">conceptually </w:t>
      </w:r>
      <w:r>
        <w:t>subsumes that of DT4D</w:t>
      </w:r>
      <w:r w:rsidR="00B40C41">
        <w:t xml:space="preserve">.  </w:t>
      </w:r>
    </w:p>
  </w:footnote>
  <w:footnote w:id="30">
    <w:p w14:paraId="4E362E39" w14:textId="70E623C1" w:rsidR="001F666C" w:rsidRDefault="001F666C">
      <w:pPr>
        <w:pStyle w:val="FootnoteText"/>
      </w:pPr>
      <w:r>
        <w:rPr>
          <w:rStyle w:val="FootnoteReference"/>
        </w:rPr>
        <w:footnoteRef/>
      </w:r>
      <w:r>
        <w:t xml:space="preserve"> Examination of prior art included </w:t>
      </w:r>
      <w:r w:rsidR="00796976">
        <w:t xml:space="preserve">ALCF </w:t>
      </w:r>
      <w:r>
        <w:t>Balsam</w:t>
      </w:r>
      <w:r w:rsidR="000811AC">
        <w:t xml:space="preserve"> (M. Salim et al </w:t>
      </w:r>
      <w:r w:rsidR="000811AC" w:rsidRPr="000811AC">
        <w:t>https://arxiv.org/abs/1909.08704</w:t>
      </w:r>
      <w:r w:rsidR="000811AC">
        <w:t>).</w:t>
      </w:r>
      <w:r w:rsidR="0031599B">
        <w:t xml:space="preserve"> We also looked at </w:t>
      </w:r>
      <w:r w:rsidR="00446B89">
        <w:t xml:space="preserve">LLNL’s </w:t>
      </w:r>
      <w:r w:rsidR="0031599B">
        <w:t>Flux</w:t>
      </w:r>
      <w:r w:rsidR="00DB6A69">
        <w:t xml:space="preserve"> (D. </w:t>
      </w:r>
      <w:proofErr w:type="spellStart"/>
      <w:r w:rsidR="00DB6A69">
        <w:t>Ahn</w:t>
      </w:r>
      <w:proofErr w:type="spellEnd"/>
      <w:r w:rsidR="00DB6A69">
        <w:t xml:space="preserve"> et al</w:t>
      </w:r>
      <w:r w:rsidR="00193171">
        <w:t xml:space="preserve"> </w:t>
      </w:r>
      <w:r w:rsidR="00193171" w:rsidRPr="00193171">
        <w:t>https://sc18.supercomputing.org/proceedings/workshops/workshop_files/ws_works115s2-file1.pdf</w:t>
      </w:r>
      <w:r w:rsidR="00DB6A69">
        <w:t>)</w:t>
      </w:r>
      <w:r w:rsidR="0031599B">
        <w:t>, which seemed directed at two of the three workflow types we describe</w:t>
      </w:r>
      <w:r w:rsidR="00DB6A69">
        <w:t xml:space="preserve">. </w:t>
      </w:r>
      <w:r w:rsidR="00446B89">
        <w:t xml:space="preserve">LANL’s BEE addresses reproducibility by using application </w:t>
      </w:r>
      <w:r w:rsidR="00F75E86">
        <w:t>containers and</w:t>
      </w:r>
      <w:r w:rsidR="00446B89">
        <w:t xml:space="preserve"> extending the runtime model with pre-execution CI/CD</w:t>
      </w:r>
      <w:r w:rsidR="00F07D1D">
        <w:t xml:space="preserve"> (Chen et al </w:t>
      </w:r>
      <w:r w:rsidR="00F07D1D" w:rsidRPr="00F07D1D">
        <w:t>https://ieeexplore.ieee.org/document/8416366</w:t>
      </w:r>
      <w:r w:rsidR="00F07D1D">
        <w:t xml:space="preserve">). </w:t>
      </w:r>
      <w:r w:rsidR="00C13384">
        <w:t xml:space="preserve">Many projects –from commercial, governmental, and academic sources </w:t>
      </w:r>
      <w:r w:rsidR="00E72992">
        <w:t>– approach</w:t>
      </w:r>
      <w:r w:rsidR="00C13384">
        <w:t xml:space="preserve"> the workflow space from different non-comprehensive points of view – and each has its own potential strengths and weaknesses</w:t>
      </w:r>
      <w:r w:rsidR="00B97D9A">
        <w:t xml:space="preserve"> (</w:t>
      </w:r>
      <w:r w:rsidR="00B97D9A">
        <w:rPr>
          <w:noProof/>
        </w:rPr>
        <w:t>https://richardarthur.medium.com/co-design-web-6f37664ac1e1).</w:t>
      </w:r>
      <w:r w:rsidR="00C13384">
        <w:t xml:space="preserve"> The build vs. buy decision is multi-faceted.</w:t>
      </w:r>
    </w:p>
  </w:footnote>
  <w:footnote w:id="31">
    <w:p w14:paraId="227899C1" w14:textId="4B501F4C" w:rsidR="008D6E3E" w:rsidRDefault="008D6E3E">
      <w:pPr>
        <w:pStyle w:val="FootnoteText"/>
      </w:pPr>
      <w:r>
        <w:rPr>
          <w:rStyle w:val="FootnoteReference"/>
        </w:rPr>
        <w:footnoteRef/>
      </w:r>
      <w:r>
        <w:t xml:space="preserve"> </w:t>
      </w:r>
      <w:r w:rsidRPr="008D6E3E">
        <w:t>It’s possible of course to generate a graph representation of a Python script from its abstract syntax tree – a tactic we showed to user</w:t>
      </w:r>
      <w:r>
        <w:t xml:space="preserve">s to </w:t>
      </w:r>
      <w:r w:rsidR="00106C30">
        <w:t xml:space="preserve">a </w:t>
      </w:r>
      <w:r>
        <w:t xml:space="preserve">somewhat unimpressive response – the raw code was </w:t>
      </w:r>
      <w:r w:rsidR="00597D5D">
        <w:t xml:space="preserve">the </w:t>
      </w:r>
      <w:r>
        <w:t>preferred</w:t>
      </w:r>
      <w:r w:rsidR="00597D5D">
        <w:t xml:space="preserve"> medium</w:t>
      </w:r>
      <w:r>
        <w:t>.</w:t>
      </w:r>
    </w:p>
  </w:footnote>
  <w:footnote w:id="32">
    <w:p w14:paraId="4BAD8F8C" w14:textId="55E68E43" w:rsidR="004F3D6C" w:rsidRDefault="004F3D6C">
      <w:pPr>
        <w:pStyle w:val="FootnoteText"/>
      </w:pPr>
      <w:r>
        <w:rPr>
          <w:rStyle w:val="FootnoteReference"/>
        </w:rPr>
        <w:footnoteRef/>
      </w:r>
      <w:r>
        <w:t xml:space="preserve"> The visualization and navigation of dynamic and graph-oriented workflow</w:t>
      </w:r>
      <w:r w:rsidR="004B5355">
        <w:t xml:space="preserve"> traces, including with references to the data produced and consumed at each step, was demonstrated in the early phases of this project, but it </w:t>
      </w:r>
      <w:r>
        <w:t>is a subject of near-term future work</w:t>
      </w:r>
      <w:r w:rsidR="004B5355">
        <w:t xml:space="preserve"> to better understand how to apply such visualizations to real use cases.</w:t>
      </w:r>
    </w:p>
  </w:footnote>
  <w:footnote w:id="33">
    <w:p w14:paraId="0A9EAAB2" w14:textId="5BFF527A" w:rsidR="005C388D" w:rsidRDefault="005C388D">
      <w:pPr>
        <w:pStyle w:val="FootnoteText"/>
      </w:pPr>
      <w:r>
        <w:rPr>
          <w:rStyle w:val="FootnoteReference"/>
        </w:rPr>
        <w:footnoteRef/>
      </w:r>
      <w:r>
        <w:t xml:space="preserve"> The team has utilized Spack</w:t>
      </w:r>
      <w:r w:rsidR="0065112E">
        <w:t xml:space="preserve"> (</w:t>
      </w:r>
      <w:r w:rsidR="00A14A45">
        <w:t xml:space="preserve">T. </w:t>
      </w:r>
      <w:proofErr w:type="spellStart"/>
      <w:r w:rsidR="00A14A45">
        <w:t>Gamblin</w:t>
      </w:r>
      <w:proofErr w:type="spellEnd"/>
      <w:r w:rsidR="00A14A45">
        <w:t xml:space="preserve"> et al: </w:t>
      </w:r>
      <w:r w:rsidR="0065112E" w:rsidRPr="0065112E">
        <w:t>https://ieeexplore.ieee.org/document/7832814</w:t>
      </w:r>
      <w:r w:rsidR="0065112E">
        <w:t>)</w:t>
      </w:r>
      <w:r w:rsidR="000352AE">
        <w:t xml:space="preserve"> an</w:t>
      </w:r>
      <w:r>
        <w:t>d C</w:t>
      </w:r>
      <w:r w:rsidR="006F38E0">
        <w:t>M</w:t>
      </w:r>
      <w:r>
        <w:t xml:space="preserve">ake in the build system. </w:t>
      </w:r>
      <w:r w:rsidR="004F4F27">
        <w:t xml:space="preserve"> </w:t>
      </w:r>
      <w:r>
        <w:t>GitLab CI is used for internal CI/CD.</w:t>
      </w:r>
    </w:p>
  </w:footnote>
  <w:footnote w:id="34">
    <w:p w14:paraId="74A8F27B" w14:textId="12347E23" w:rsidR="0043759A" w:rsidRPr="0043759A" w:rsidRDefault="006428E5" w:rsidP="0043759A">
      <w:pPr>
        <w:rPr>
          <w:rFonts w:eastAsia="Times New Roman" w:cstheme="minorHAnsi"/>
          <w:sz w:val="20"/>
          <w:szCs w:val="20"/>
        </w:rPr>
      </w:pPr>
      <w:r>
        <w:rPr>
          <w:rStyle w:val="FootnoteReference"/>
        </w:rPr>
        <w:footnoteRef/>
      </w:r>
      <w:r>
        <w:t xml:space="preserve"> </w:t>
      </w:r>
      <w:r w:rsidR="003C313C" w:rsidRPr="0043759A">
        <w:rPr>
          <w:rFonts w:cstheme="minorHAnsi"/>
          <w:sz w:val="20"/>
          <w:szCs w:val="20"/>
        </w:rPr>
        <w:t xml:space="preserve">NERSC </w:t>
      </w:r>
      <w:r w:rsidR="0043759A" w:rsidRPr="0043759A">
        <w:rPr>
          <w:rFonts w:cstheme="minorHAnsi"/>
          <w:sz w:val="20"/>
          <w:szCs w:val="20"/>
        </w:rPr>
        <w:t xml:space="preserve">2021 Director Reserve Allocation, </w:t>
      </w:r>
      <w:r w:rsidR="0043759A">
        <w:rPr>
          <w:rFonts w:cstheme="minorHAnsi"/>
          <w:sz w:val="20"/>
          <w:szCs w:val="20"/>
        </w:rPr>
        <w:t xml:space="preserve">project </w:t>
      </w:r>
      <w:r w:rsidR="0043759A" w:rsidRPr="0043759A">
        <w:rPr>
          <w:rFonts w:eastAsia="Times New Roman" w:cstheme="minorHAnsi"/>
          <w:color w:val="212121"/>
          <w:sz w:val="20"/>
          <w:szCs w:val="20"/>
          <w:shd w:val="clear" w:color="auto" w:fill="FFFFFF"/>
        </w:rPr>
        <w:t>m3952, "MxN Application Readiness"</w:t>
      </w:r>
      <w:r w:rsidR="0043759A">
        <w:rPr>
          <w:rFonts w:eastAsia="Times New Roman" w:cstheme="minorHAnsi"/>
          <w:color w:val="212121"/>
          <w:sz w:val="20"/>
          <w:szCs w:val="20"/>
          <w:shd w:val="clear" w:color="auto" w:fill="FFFFFF"/>
        </w:rPr>
        <w:t xml:space="preserve">, A. Gallo PI.  </w:t>
      </w:r>
    </w:p>
    <w:p w14:paraId="7558A9D1" w14:textId="106B4808" w:rsidR="006428E5" w:rsidRDefault="0043759A">
      <w:pPr>
        <w:pStyle w:val="FootnoteText"/>
      </w:pPr>
      <w:r>
        <w:t xml:space="preserve"> </w:t>
      </w:r>
    </w:p>
  </w:footnote>
  <w:footnote w:id="35">
    <w:p w14:paraId="28CEE90D" w14:textId="77777777" w:rsidR="0013130F" w:rsidRDefault="0013130F" w:rsidP="0013130F">
      <w:pPr>
        <w:pStyle w:val="FootnoteText"/>
      </w:pPr>
      <w:r>
        <w:rPr>
          <w:rStyle w:val="FootnoteReference"/>
        </w:rPr>
        <w:footnoteRef/>
      </w:r>
      <w:r>
        <w:t xml:space="preserve"> </w:t>
      </w:r>
      <w:r>
        <w:fldChar w:fldCharType="begin"/>
      </w:r>
      <w:r>
        <w:instrText xml:space="preserve"> ADDIN ZOTERO_ITEM CSL_CITATION {"citationID":"46chH2YL","properties":{"formattedCitation":"Han and Wright, \\uc0\\u8220{}Enhanced Internal Cooling of Turbine Blades and Vanes.\\uc0\\u8221{}","plainCitation":"Han and Wright, “Enhanced Internal Cooling of Turbine Blades and Vanes.”","noteIndex":35},"citationItems":[{"id":349,"uris":["http://zotero.org/users/local/0UBkFXzz/items/L3RM5BJE"],"itemData":{"id":349,"type":"chapter","container-title":"Gas Turbine Handbook","language":"en","page":"34","publisher":"Department of Energy - National Energy Technology Laboratory","source":"Zotero","title":"Enhanced Internal Cooling of Turbine Blades and Vanes","URL":"https://netl.doe.gov/carbon-management/turbines/handbook","author":[{"family":"Han","given":"Je-Chin"},{"family":"Wright","given":"Lesley"}],"accessed":{"date-parts":[["2022",6,1]]},"issued":{"date-parts":[["2006"]]}}}],"schema":"https://github.com/citation-style-language/schema/raw/master/csl-citation.json"} </w:instrText>
      </w:r>
      <w:r>
        <w:fldChar w:fldCharType="separate"/>
      </w:r>
      <w:r w:rsidRPr="001E4F23">
        <w:rPr>
          <w:rFonts w:ascii="Calibri" w:hAnsi="Calibri" w:cs="Calibri"/>
          <w:szCs w:val="24"/>
        </w:rPr>
        <w:t>Han and Wright, “Enhanced Internal Cooling of Turbine Blades and Vanes.”</w:t>
      </w:r>
      <w:r>
        <w:fldChar w:fldCharType="end"/>
      </w:r>
    </w:p>
  </w:footnote>
  <w:footnote w:id="36">
    <w:p w14:paraId="24CF4F19" w14:textId="77777777" w:rsidR="0013130F" w:rsidRDefault="0013130F" w:rsidP="0013130F">
      <w:pPr>
        <w:pStyle w:val="FootnoteText"/>
        <w:rPr>
          <w:color w:val="4472C4" w:themeColor="accent1"/>
          <w:sz w:val="22"/>
          <w:lang w:eastAsia="ja-JP"/>
        </w:rPr>
      </w:pPr>
      <w:r>
        <w:rPr>
          <w:rStyle w:val="FootnoteReference"/>
        </w:rPr>
        <w:footnoteRef/>
      </w:r>
      <w:r>
        <w:t xml:space="preserve"> </w:t>
      </w:r>
      <w:r>
        <w:fldChar w:fldCharType="begin"/>
      </w:r>
      <w:r>
        <w:instrText xml:space="preserve"> ADDIN ZOTERO_ITEM CSL_CITATION {"citationID":"gVh7YBIa","properties":{"formattedCitation":"Acharya and Kanani, \\uc0\\u8220{}Chapter Three - Advances in Film Cooling Heat Transfer.\\uc0\\u8221{}","plainCitation":"Acharya and Kanani, “Chapter Three - Advances in Film Cooling Heat Transfer.”","noteIndex":36},"citationItems":[{"id":246,"uris":["http://zotero.org/users/local/0UBkFXzz/items/FGQM54CJ"],"itemData":{"id":246,"type":"chapter","abstract":"Advances in cooling technologies have enabled turbine designers to push the turbine entry temperature to temperatures as high as 1700°C which are well beyond the material limit of the turbine components. Efficient use of the cooling air is a key goal of the turbine designer. Overall cooling effectiveness has increased to values as high as 0.6 in recent advanced cooling designs. In this chapter, the state of the art in film cooling is reviewed, and key advances in this field are discussed. The ideal configuration in film cooling is a slot where a two-dimensional coolant film is initially injected. Key aspects of the slot cooling are presented particularly in light of advanced manufacturing techniques that enable double-walled airfoils with pin fins and slots. The primary focus in the literature and in industrial practice has been on discrete hole cooling due to manufacturing and structural constraints. The role of injection angles, blowing and momentum ratio, density ratio, freestream turbulence, surface curvature, and pressure gradient on the film cooling behavior is explored in this chapter. Various cooling hole designs and their performance are summarized. While the majority of the studies discussed are based on flat plate film cooling studies, the literature on film cooling in full vane passages is also presented to highlight the key effects of the various parameters.","container-title":"Advances in Heat Transfer","language":"en","note":"DOI: 10.1016/bs.aiht.2017.10.001","page":"91-156","publisher":"Elsevier","source":"ScienceDirect","title":"Chapter Three - Advances in Film Cooling Heat Transfer","URL":"https://www.sciencedirect.com/science/article/pii/S0065271717300059","volume":"49","author":[{"family":"Acharya","given":"Sumanta"},{"family":"Kanani","given":"Yousef"}],"editor":[{"family":"Sparrow","given":"Ephraim M."},{"family":"Abraham","given":"John P."},{"family":"Gorman","given":"John M."}],"accessed":{"date-parts":[["2022",5,2]]},"issued":{"date-parts":[["2017",1,1]]}}}],"schema":"https://github.com/citation-style-language/schema/raw/master/csl-citation.json"} </w:instrText>
      </w:r>
      <w:r>
        <w:fldChar w:fldCharType="separate"/>
      </w:r>
      <w:r>
        <w:rPr>
          <w:rFonts w:ascii="Cambria" w:hAnsi="Cambria" w:cs="Times New Roman"/>
          <w:szCs w:val="24"/>
        </w:rPr>
        <w:t xml:space="preserve">Acharya and </w:t>
      </w:r>
      <w:proofErr w:type="spellStart"/>
      <w:r>
        <w:rPr>
          <w:rFonts w:ascii="Cambria" w:hAnsi="Cambria" w:cs="Times New Roman"/>
          <w:szCs w:val="24"/>
        </w:rPr>
        <w:t>Kanani</w:t>
      </w:r>
      <w:proofErr w:type="spellEnd"/>
      <w:r>
        <w:rPr>
          <w:rFonts w:ascii="Cambria" w:hAnsi="Cambria" w:cs="Times New Roman"/>
          <w:szCs w:val="24"/>
        </w:rPr>
        <w:t>, “Chapter Three - Advances in Film Cooling Heat Transfer.”</w:t>
      </w:r>
      <w:r>
        <w:fldChar w:fldCharType="end"/>
      </w:r>
    </w:p>
  </w:footnote>
  <w:footnote w:id="37">
    <w:p w14:paraId="401A2E79" w14:textId="77777777" w:rsidR="0013130F" w:rsidRDefault="0013130F" w:rsidP="0013130F">
      <w:pPr>
        <w:pStyle w:val="FootnoteText"/>
      </w:pPr>
      <w:r>
        <w:rPr>
          <w:rStyle w:val="FootnoteReference"/>
        </w:rPr>
        <w:footnoteRef/>
      </w:r>
      <w:r>
        <w:t xml:space="preserve"> </w:t>
      </w:r>
      <w:r>
        <w:fldChar w:fldCharType="begin"/>
      </w:r>
      <w:r>
        <w:instrText xml:space="preserve"> ADDIN ZOTERO_ITEM CSL_CITATION {"citationID":"01jJDoac","properties":{"formattedCitation":"Tallman et al., \\uc0\\u8220{}An Assessment of Machine Learning Techniques for Predicting Turbine Airfoil Component Temperatures, Using FEA Simulations for Training Data.\\uc0\\u8221{}","plainCitation":"Tallman et al., “An Assessment of Machine Learning Techniques for Predicting Turbine Airfoil Component Temperatures, Using FEA Simulations for Training Data.”","noteIndex":37},"citationItems":[{"id":343,"uris":["http://zotero.org/users/local/0UBkFXzz/items/59FVVSC4"],"itemData":{"id":343,"type":"paper-conference","abstract":"This paper provides an assessment of three different machine learning techniques for accurately reproducing a distributed temperature prediction of a high-pressure turbine airfoil. A three-dimensional Finite Element Analysis thermal model of a cooled turbine airfoil was solved repeatedly (200 instances) for various operating point settings of the corresponding gas turbine engine. The response surface created by the repeated solutions was fed into three machine learning algorithms and surrogate model representations of the FEA model’s response were generated. The machine learning algorithms investigated were a Gaussian Process, a Boosted Decision Tree, and an Artificial Neural Network. Additionally, a simple Linear Regression surrogate model was created for comparative purposes. The Artificial Neural Network model proved to be the most successful at reproducing the FEA model over the range of operating points. The mean and standard deviation differences between the FEA and the Neural Network models were 15% and 14% of a desired accuracy threshold, respectively. The Digital Thread for Design (DT4D) was used to expedite all model execution and machine learning training. A description of DT4D is also provided.","container-title":"Volume 5A: Heat Transfer","DOI":"10.1115/GT2019-91004","event":"ASME Turbo Expo 2019: Turbomachinery Technical Conference and Exposition","event-place":"Phoenix, Arizona, USA","ISBN":"978-0-7918-5864-6","language":"en","page":"V05AT20A002","publisher":"American Society of Mechanical Engineers","publisher-place":"Phoenix, Arizona, USA","source":"DOI.org (Crossref)","title":"An Assessment of Machine Learning Techniques for Predicting Turbine Airfoil Component Temperatures, Using FEA Simulations for Training Data","URL":"https://asmedigitalcollection.asme.org/GT/proceedings/GT2019/58646/Phoenix,%20Arizona,%20USA/1066873","author":[{"family":"Tallman","given":"James A."},{"family":"Osusky","given":"Michal"},{"family":"Magina","given":"Nick"},{"family":"Sewall","given":"Evan"}],"accessed":{"date-parts":[["2022",5,5]]},"issued":{"date-parts":[["2019",6,17]]}}}],"schema":"https://github.com/citation-style-language/schema/raw/master/csl-citation.json"} </w:instrText>
      </w:r>
      <w:r>
        <w:fldChar w:fldCharType="separate"/>
      </w:r>
      <w:r>
        <w:rPr>
          <w:rFonts w:ascii="Cambria" w:hAnsi="Cambria" w:cs="Times New Roman"/>
          <w:szCs w:val="24"/>
        </w:rPr>
        <w:t>Tallman et al., “An Assessment of Machine Learning Techniques for Predicting Turbine Airfoil Component Temperatures, Using FEA Simulations for Training Data.”</w:t>
      </w:r>
      <w:r>
        <w:fldChar w:fldCharType="end"/>
      </w:r>
    </w:p>
  </w:footnote>
  <w:footnote w:id="38">
    <w:p w14:paraId="4775C13B" w14:textId="77777777" w:rsidR="0013130F" w:rsidRDefault="0013130F" w:rsidP="0013130F">
      <w:pPr>
        <w:pStyle w:val="FootnoteText"/>
      </w:pPr>
      <w:r>
        <w:rPr>
          <w:rStyle w:val="FootnoteReference"/>
        </w:rPr>
        <w:footnoteRef/>
      </w:r>
      <w:r>
        <w:t xml:space="preserve"> </w:t>
      </w:r>
      <w:r w:rsidRPr="0003023D">
        <w:t>https://arstechnica.com/information-technology/2022/05/how-apple-google-and-microsoft-will-kill-passwords-and-phishing-in-1-stroke/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1DEB"/>
    <w:multiLevelType w:val="hybridMultilevel"/>
    <w:tmpl w:val="110C3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57BB"/>
    <w:multiLevelType w:val="multilevel"/>
    <w:tmpl w:val="F2A40D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B6BE3"/>
    <w:multiLevelType w:val="multilevel"/>
    <w:tmpl w:val="49C470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9949C7"/>
    <w:multiLevelType w:val="hybridMultilevel"/>
    <w:tmpl w:val="1070E600"/>
    <w:lvl w:ilvl="0" w:tplc="0100A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8C1D8F"/>
    <w:multiLevelType w:val="hybridMultilevel"/>
    <w:tmpl w:val="A7FCEDAA"/>
    <w:lvl w:ilvl="0" w:tplc="B566939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05496"/>
    <w:multiLevelType w:val="hybridMultilevel"/>
    <w:tmpl w:val="21E81326"/>
    <w:lvl w:ilvl="0" w:tplc="963CE70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D72458D"/>
    <w:multiLevelType w:val="hybridMultilevel"/>
    <w:tmpl w:val="DDDE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D625A8"/>
    <w:multiLevelType w:val="hybridMultilevel"/>
    <w:tmpl w:val="B2EEF8A0"/>
    <w:lvl w:ilvl="0" w:tplc="366E70FA">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6A6F1D"/>
    <w:multiLevelType w:val="hybridMultilevel"/>
    <w:tmpl w:val="0E228654"/>
    <w:lvl w:ilvl="0" w:tplc="BB0C375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8005544">
    <w:abstractNumId w:val="5"/>
  </w:num>
  <w:num w:numId="2" w16cid:durableId="561407009">
    <w:abstractNumId w:val="3"/>
  </w:num>
  <w:num w:numId="3" w16cid:durableId="1302927801">
    <w:abstractNumId w:val="8"/>
  </w:num>
  <w:num w:numId="4" w16cid:durableId="1649820836">
    <w:abstractNumId w:val="1"/>
  </w:num>
  <w:num w:numId="5" w16cid:durableId="533999225">
    <w:abstractNumId w:val="6"/>
  </w:num>
  <w:num w:numId="6" w16cid:durableId="670451386">
    <w:abstractNumId w:val="7"/>
  </w:num>
  <w:num w:numId="7" w16cid:durableId="810515169">
    <w:abstractNumId w:val="4"/>
  </w:num>
  <w:num w:numId="8" w16cid:durableId="506287431">
    <w:abstractNumId w:val="2"/>
  </w:num>
  <w:num w:numId="9" w16cid:durableId="78073216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llo, Andrew (GE Research, US)">
    <w15:presenceInfo w15:providerId="AD" w15:userId="S::212578984@ge.com::f1e6d68d-8d59-4685-bd91-5e28f406496a"/>
  </w15:person>
  <w15:person w15:author="Arthur, Richard B (GE Research, US)">
    <w15:presenceInfo w15:providerId="AD" w15:userId="S::200002307@ge.com::f1c08466-772d-4f35-9ea8-7fc2f2c02a74"/>
  </w15:person>
  <w15:person w15:author="Tucker, Eric (GE Research, US)">
    <w15:presenceInfo w15:providerId="AD" w15:userId="S::200002298@ge.com::3612ded8-08a0-44a8-83ff-9b13d2d20a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5"/>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2C4"/>
    <w:rsid w:val="00022148"/>
    <w:rsid w:val="00023034"/>
    <w:rsid w:val="00023FA7"/>
    <w:rsid w:val="00024C21"/>
    <w:rsid w:val="000257FA"/>
    <w:rsid w:val="00025ED4"/>
    <w:rsid w:val="000271F3"/>
    <w:rsid w:val="0003023D"/>
    <w:rsid w:val="00033BB6"/>
    <w:rsid w:val="000352AE"/>
    <w:rsid w:val="00037DDC"/>
    <w:rsid w:val="0004224B"/>
    <w:rsid w:val="00045DBA"/>
    <w:rsid w:val="00052E0F"/>
    <w:rsid w:val="0005651A"/>
    <w:rsid w:val="00063C91"/>
    <w:rsid w:val="00063D2F"/>
    <w:rsid w:val="000645FA"/>
    <w:rsid w:val="000646AD"/>
    <w:rsid w:val="00065A57"/>
    <w:rsid w:val="00066278"/>
    <w:rsid w:val="0006721E"/>
    <w:rsid w:val="00067920"/>
    <w:rsid w:val="000706C4"/>
    <w:rsid w:val="00072C3F"/>
    <w:rsid w:val="000753F3"/>
    <w:rsid w:val="000811AC"/>
    <w:rsid w:val="0008146D"/>
    <w:rsid w:val="00081499"/>
    <w:rsid w:val="0008374D"/>
    <w:rsid w:val="00087C19"/>
    <w:rsid w:val="00087C98"/>
    <w:rsid w:val="00091251"/>
    <w:rsid w:val="0009252E"/>
    <w:rsid w:val="000965AF"/>
    <w:rsid w:val="000A0076"/>
    <w:rsid w:val="000A42D5"/>
    <w:rsid w:val="000A47C3"/>
    <w:rsid w:val="000A6482"/>
    <w:rsid w:val="000A776E"/>
    <w:rsid w:val="000B1C88"/>
    <w:rsid w:val="000C0C08"/>
    <w:rsid w:val="000C3F10"/>
    <w:rsid w:val="000C6693"/>
    <w:rsid w:val="000D1165"/>
    <w:rsid w:val="000D15BA"/>
    <w:rsid w:val="000D19D4"/>
    <w:rsid w:val="000D2BAA"/>
    <w:rsid w:val="000D4D5C"/>
    <w:rsid w:val="000D5188"/>
    <w:rsid w:val="000D6218"/>
    <w:rsid w:val="000D6E8A"/>
    <w:rsid w:val="000E1982"/>
    <w:rsid w:val="000E3EE2"/>
    <w:rsid w:val="000E52F3"/>
    <w:rsid w:val="000E6CFC"/>
    <w:rsid w:val="000F1EE1"/>
    <w:rsid w:val="000F2468"/>
    <w:rsid w:val="000F376E"/>
    <w:rsid w:val="001019EA"/>
    <w:rsid w:val="00102ADB"/>
    <w:rsid w:val="001047E9"/>
    <w:rsid w:val="001053EB"/>
    <w:rsid w:val="00106C30"/>
    <w:rsid w:val="00107BC0"/>
    <w:rsid w:val="00130053"/>
    <w:rsid w:val="001303A6"/>
    <w:rsid w:val="0013130F"/>
    <w:rsid w:val="00131455"/>
    <w:rsid w:val="00132043"/>
    <w:rsid w:val="00132E39"/>
    <w:rsid w:val="0013590C"/>
    <w:rsid w:val="00135C43"/>
    <w:rsid w:val="00140ADA"/>
    <w:rsid w:val="00150F25"/>
    <w:rsid w:val="0015371E"/>
    <w:rsid w:val="00164714"/>
    <w:rsid w:val="001655C3"/>
    <w:rsid w:val="00167542"/>
    <w:rsid w:val="0016789E"/>
    <w:rsid w:val="00173306"/>
    <w:rsid w:val="00174592"/>
    <w:rsid w:val="001800B7"/>
    <w:rsid w:val="001805E8"/>
    <w:rsid w:val="00182739"/>
    <w:rsid w:val="00184C3E"/>
    <w:rsid w:val="00185E80"/>
    <w:rsid w:val="001861DA"/>
    <w:rsid w:val="00193171"/>
    <w:rsid w:val="00195AF0"/>
    <w:rsid w:val="00197B4E"/>
    <w:rsid w:val="001A5FCF"/>
    <w:rsid w:val="001B2881"/>
    <w:rsid w:val="001C0C75"/>
    <w:rsid w:val="001C5CE8"/>
    <w:rsid w:val="001D629A"/>
    <w:rsid w:val="001D70B6"/>
    <w:rsid w:val="001E6BDB"/>
    <w:rsid w:val="001E70B8"/>
    <w:rsid w:val="001F200B"/>
    <w:rsid w:val="001F663E"/>
    <w:rsid w:val="001F666C"/>
    <w:rsid w:val="001F7113"/>
    <w:rsid w:val="00200033"/>
    <w:rsid w:val="0020125C"/>
    <w:rsid w:val="00201648"/>
    <w:rsid w:val="00201BE6"/>
    <w:rsid w:val="0020241B"/>
    <w:rsid w:val="00205967"/>
    <w:rsid w:val="00206A37"/>
    <w:rsid w:val="0022413E"/>
    <w:rsid w:val="00233E31"/>
    <w:rsid w:val="00235691"/>
    <w:rsid w:val="0024338B"/>
    <w:rsid w:val="00246104"/>
    <w:rsid w:val="00247B66"/>
    <w:rsid w:val="00247C6C"/>
    <w:rsid w:val="00247FDF"/>
    <w:rsid w:val="002541E8"/>
    <w:rsid w:val="00255DDF"/>
    <w:rsid w:val="00256414"/>
    <w:rsid w:val="00257931"/>
    <w:rsid w:val="0026421F"/>
    <w:rsid w:val="00270962"/>
    <w:rsid w:val="002747AF"/>
    <w:rsid w:val="00274BCC"/>
    <w:rsid w:val="00283548"/>
    <w:rsid w:val="002855D9"/>
    <w:rsid w:val="0028747D"/>
    <w:rsid w:val="002927BC"/>
    <w:rsid w:val="002A0070"/>
    <w:rsid w:val="002A0A09"/>
    <w:rsid w:val="002A29EB"/>
    <w:rsid w:val="002A402A"/>
    <w:rsid w:val="002A7219"/>
    <w:rsid w:val="002B7E62"/>
    <w:rsid w:val="002C0F8F"/>
    <w:rsid w:val="002D6DEF"/>
    <w:rsid w:val="002E464E"/>
    <w:rsid w:val="002F29C0"/>
    <w:rsid w:val="002F3AF2"/>
    <w:rsid w:val="002F538C"/>
    <w:rsid w:val="002F6DC3"/>
    <w:rsid w:val="00303A77"/>
    <w:rsid w:val="00304AA5"/>
    <w:rsid w:val="00310694"/>
    <w:rsid w:val="003120F9"/>
    <w:rsid w:val="0031599B"/>
    <w:rsid w:val="00315E7B"/>
    <w:rsid w:val="00323151"/>
    <w:rsid w:val="003309C2"/>
    <w:rsid w:val="00332D51"/>
    <w:rsid w:val="0033345D"/>
    <w:rsid w:val="00334645"/>
    <w:rsid w:val="00343C07"/>
    <w:rsid w:val="00345C67"/>
    <w:rsid w:val="003468D8"/>
    <w:rsid w:val="00355514"/>
    <w:rsid w:val="003666DC"/>
    <w:rsid w:val="00367EBB"/>
    <w:rsid w:val="003709ED"/>
    <w:rsid w:val="00374E03"/>
    <w:rsid w:val="003755E1"/>
    <w:rsid w:val="00382751"/>
    <w:rsid w:val="00385056"/>
    <w:rsid w:val="00391E06"/>
    <w:rsid w:val="0039328E"/>
    <w:rsid w:val="00393B88"/>
    <w:rsid w:val="00396485"/>
    <w:rsid w:val="00396C68"/>
    <w:rsid w:val="003A173A"/>
    <w:rsid w:val="003A5915"/>
    <w:rsid w:val="003A79C8"/>
    <w:rsid w:val="003B44EB"/>
    <w:rsid w:val="003B7745"/>
    <w:rsid w:val="003C026D"/>
    <w:rsid w:val="003C14E7"/>
    <w:rsid w:val="003C313C"/>
    <w:rsid w:val="003D02D6"/>
    <w:rsid w:val="003D0D02"/>
    <w:rsid w:val="003D1CCA"/>
    <w:rsid w:val="003D1E26"/>
    <w:rsid w:val="003D5852"/>
    <w:rsid w:val="003E4BB3"/>
    <w:rsid w:val="003E56DE"/>
    <w:rsid w:val="003E7C40"/>
    <w:rsid w:val="003F2438"/>
    <w:rsid w:val="003F6B5E"/>
    <w:rsid w:val="00400787"/>
    <w:rsid w:val="00402932"/>
    <w:rsid w:val="004042AE"/>
    <w:rsid w:val="004057F2"/>
    <w:rsid w:val="004077C2"/>
    <w:rsid w:val="004111C3"/>
    <w:rsid w:val="004145FB"/>
    <w:rsid w:val="00415D5C"/>
    <w:rsid w:val="0041757B"/>
    <w:rsid w:val="004264B1"/>
    <w:rsid w:val="00432539"/>
    <w:rsid w:val="00435089"/>
    <w:rsid w:val="00435C65"/>
    <w:rsid w:val="0043759A"/>
    <w:rsid w:val="00440145"/>
    <w:rsid w:val="00442E44"/>
    <w:rsid w:val="004440F4"/>
    <w:rsid w:val="00446B89"/>
    <w:rsid w:val="00447D35"/>
    <w:rsid w:val="00451195"/>
    <w:rsid w:val="0045153D"/>
    <w:rsid w:val="00452329"/>
    <w:rsid w:val="00452BE3"/>
    <w:rsid w:val="004537AD"/>
    <w:rsid w:val="00454C56"/>
    <w:rsid w:val="00455506"/>
    <w:rsid w:val="004561D3"/>
    <w:rsid w:val="00462B34"/>
    <w:rsid w:val="00465987"/>
    <w:rsid w:val="00472B31"/>
    <w:rsid w:val="00475E8C"/>
    <w:rsid w:val="004809A7"/>
    <w:rsid w:val="00485E76"/>
    <w:rsid w:val="004908E2"/>
    <w:rsid w:val="00493BB4"/>
    <w:rsid w:val="00495BA0"/>
    <w:rsid w:val="004A4253"/>
    <w:rsid w:val="004A7AE4"/>
    <w:rsid w:val="004B15A4"/>
    <w:rsid w:val="004B2785"/>
    <w:rsid w:val="004B5355"/>
    <w:rsid w:val="004B755F"/>
    <w:rsid w:val="004C1C38"/>
    <w:rsid w:val="004C505C"/>
    <w:rsid w:val="004D3E69"/>
    <w:rsid w:val="004E19B1"/>
    <w:rsid w:val="004E3C5C"/>
    <w:rsid w:val="004E44E6"/>
    <w:rsid w:val="004E61DC"/>
    <w:rsid w:val="004F2EE0"/>
    <w:rsid w:val="004F3D6C"/>
    <w:rsid w:val="004F4F27"/>
    <w:rsid w:val="004F6378"/>
    <w:rsid w:val="00500F94"/>
    <w:rsid w:val="00505456"/>
    <w:rsid w:val="0051047E"/>
    <w:rsid w:val="00511DBA"/>
    <w:rsid w:val="00511ED5"/>
    <w:rsid w:val="00512390"/>
    <w:rsid w:val="00516EF4"/>
    <w:rsid w:val="00516FFC"/>
    <w:rsid w:val="005172F2"/>
    <w:rsid w:val="00521A45"/>
    <w:rsid w:val="00522D8A"/>
    <w:rsid w:val="005237CD"/>
    <w:rsid w:val="00527AA6"/>
    <w:rsid w:val="00527E9D"/>
    <w:rsid w:val="00534331"/>
    <w:rsid w:val="00541292"/>
    <w:rsid w:val="00541F56"/>
    <w:rsid w:val="005441C7"/>
    <w:rsid w:val="0054437D"/>
    <w:rsid w:val="00546DA5"/>
    <w:rsid w:val="00551DAA"/>
    <w:rsid w:val="00552920"/>
    <w:rsid w:val="0055542D"/>
    <w:rsid w:val="00564197"/>
    <w:rsid w:val="005667BA"/>
    <w:rsid w:val="00571803"/>
    <w:rsid w:val="005739B9"/>
    <w:rsid w:val="00580599"/>
    <w:rsid w:val="00580B95"/>
    <w:rsid w:val="0058672F"/>
    <w:rsid w:val="00591414"/>
    <w:rsid w:val="00594996"/>
    <w:rsid w:val="005958E1"/>
    <w:rsid w:val="005962AB"/>
    <w:rsid w:val="00597A7A"/>
    <w:rsid w:val="00597D5D"/>
    <w:rsid w:val="005A0548"/>
    <w:rsid w:val="005A1E39"/>
    <w:rsid w:val="005A1EF4"/>
    <w:rsid w:val="005A284B"/>
    <w:rsid w:val="005A426C"/>
    <w:rsid w:val="005B026C"/>
    <w:rsid w:val="005B1293"/>
    <w:rsid w:val="005C2C45"/>
    <w:rsid w:val="005C388D"/>
    <w:rsid w:val="005D2059"/>
    <w:rsid w:val="005D53EC"/>
    <w:rsid w:val="005D7C9F"/>
    <w:rsid w:val="005E53D8"/>
    <w:rsid w:val="005F1937"/>
    <w:rsid w:val="005F5898"/>
    <w:rsid w:val="005F7482"/>
    <w:rsid w:val="006042C2"/>
    <w:rsid w:val="00607787"/>
    <w:rsid w:val="00613970"/>
    <w:rsid w:val="0062362E"/>
    <w:rsid w:val="00625E6B"/>
    <w:rsid w:val="00631F9F"/>
    <w:rsid w:val="00637F19"/>
    <w:rsid w:val="00637F7B"/>
    <w:rsid w:val="006428E5"/>
    <w:rsid w:val="0065112E"/>
    <w:rsid w:val="006515F6"/>
    <w:rsid w:val="00655DD8"/>
    <w:rsid w:val="00661231"/>
    <w:rsid w:val="00662C4B"/>
    <w:rsid w:val="00664477"/>
    <w:rsid w:val="0066588B"/>
    <w:rsid w:val="00666EB9"/>
    <w:rsid w:val="006750AD"/>
    <w:rsid w:val="00675B5A"/>
    <w:rsid w:val="006762F6"/>
    <w:rsid w:val="00680AB7"/>
    <w:rsid w:val="00681E03"/>
    <w:rsid w:val="00682F60"/>
    <w:rsid w:val="006849D9"/>
    <w:rsid w:val="0068646F"/>
    <w:rsid w:val="006868E4"/>
    <w:rsid w:val="00693DA6"/>
    <w:rsid w:val="006A0E35"/>
    <w:rsid w:val="006B25FB"/>
    <w:rsid w:val="006B4764"/>
    <w:rsid w:val="006B5046"/>
    <w:rsid w:val="006D2FD3"/>
    <w:rsid w:val="006D4103"/>
    <w:rsid w:val="006E4A2F"/>
    <w:rsid w:val="006F350B"/>
    <w:rsid w:val="006F38E0"/>
    <w:rsid w:val="006F7D88"/>
    <w:rsid w:val="00700C03"/>
    <w:rsid w:val="0070116B"/>
    <w:rsid w:val="0070256E"/>
    <w:rsid w:val="00702E33"/>
    <w:rsid w:val="00713612"/>
    <w:rsid w:val="00713AB3"/>
    <w:rsid w:val="007317F0"/>
    <w:rsid w:val="00732FC5"/>
    <w:rsid w:val="0073546E"/>
    <w:rsid w:val="00737746"/>
    <w:rsid w:val="00746B65"/>
    <w:rsid w:val="0075077E"/>
    <w:rsid w:val="00751636"/>
    <w:rsid w:val="007522CE"/>
    <w:rsid w:val="007526EE"/>
    <w:rsid w:val="00760E6E"/>
    <w:rsid w:val="007617E8"/>
    <w:rsid w:val="00762BE9"/>
    <w:rsid w:val="007707B8"/>
    <w:rsid w:val="007715F0"/>
    <w:rsid w:val="007736BA"/>
    <w:rsid w:val="007835E1"/>
    <w:rsid w:val="007855D6"/>
    <w:rsid w:val="00785AA5"/>
    <w:rsid w:val="00791A26"/>
    <w:rsid w:val="0079345B"/>
    <w:rsid w:val="00796976"/>
    <w:rsid w:val="007A10C2"/>
    <w:rsid w:val="007A257B"/>
    <w:rsid w:val="007B38D6"/>
    <w:rsid w:val="007B5273"/>
    <w:rsid w:val="007C08AC"/>
    <w:rsid w:val="007C6654"/>
    <w:rsid w:val="007D1947"/>
    <w:rsid w:val="007D34E3"/>
    <w:rsid w:val="007D5B18"/>
    <w:rsid w:val="007E1243"/>
    <w:rsid w:val="007E2E48"/>
    <w:rsid w:val="007E4174"/>
    <w:rsid w:val="007E569B"/>
    <w:rsid w:val="007F1722"/>
    <w:rsid w:val="007F4179"/>
    <w:rsid w:val="007F74FF"/>
    <w:rsid w:val="008026E2"/>
    <w:rsid w:val="008039E6"/>
    <w:rsid w:val="008058FD"/>
    <w:rsid w:val="00807850"/>
    <w:rsid w:val="00813405"/>
    <w:rsid w:val="0081407A"/>
    <w:rsid w:val="00814556"/>
    <w:rsid w:val="00816F6D"/>
    <w:rsid w:val="00817F94"/>
    <w:rsid w:val="00820577"/>
    <w:rsid w:val="008259C2"/>
    <w:rsid w:val="0083248F"/>
    <w:rsid w:val="00835432"/>
    <w:rsid w:val="008358E4"/>
    <w:rsid w:val="00837A9D"/>
    <w:rsid w:val="00840AD8"/>
    <w:rsid w:val="00842540"/>
    <w:rsid w:val="00844049"/>
    <w:rsid w:val="008450C8"/>
    <w:rsid w:val="00856227"/>
    <w:rsid w:val="008568A6"/>
    <w:rsid w:val="0087114B"/>
    <w:rsid w:val="008729B5"/>
    <w:rsid w:val="00877E4D"/>
    <w:rsid w:val="008860E8"/>
    <w:rsid w:val="0088789D"/>
    <w:rsid w:val="008900E4"/>
    <w:rsid w:val="00890E36"/>
    <w:rsid w:val="008923C2"/>
    <w:rsid w:val="008A26DC"/>
    <w:rsid w:val="008B3656"/>
    <w:rsid w:val="008B4F6C"/>
    <w:rsid w:val="008C2AFE"/>
    <w:rsid w:val="008D29BC"/>
    <w:rsid w:val="008D2D32"/>
    <w:rsid w:val="008D6E3E"/>
    <w:rsid w:val="008E3195"/>
    <w:rsid w:val="008F0B92"/>
    <w:rsid w:val="008F6593"/>
    <w:rsid w:val="00900C45"/>
    <w:rsid w:val="0090146A"/>
    <w:rsid w:val="00901643"/>
    <w:rsid w:val="009035FD"/>
    <w:rsid w:val="0090527B"/>
    <w:rsid w:val="00906723"/>
    <w:rsid w:val="00907187"/>
    <w:rsid w:val="00910B8B"/>
    <w:rsid w:val="00914E70"/>
    <w:rsid w:val="00916DD2"/>
    <w:rsid w:val="00917933"/>
    <w:rsid w:val="009212E6"/>
    <w:rsid w:val="00924620"/>
    <w:rsid w:val="009301EB"/>
    <w:rsid w:val="00930590"/>
    <w:rsid w:val="0093403D"/>
    <w:rsid w:val="009350A7"/>
    <w:rsid w:val="00936F2C"/>
    <w:rsid w:val="00946DC2"/>
    <w:rsid w:val="00947F45"/>
    <w:rsid w:val="00956417"/>
    <w:rsid w:val="00957CC2"/>
    <w:rsid w:val="0096790F"/>
    <w:rsid w:val="00973879"/>
    <w:rsid w:val="00973F5A"/>
    <w:rsid w:val="009828DF"/>
    <w:rsid w:val="0099232A"/>
    <w:rsid w:val="00994AFF"/>
    <w:rsid w:val="00996941"/>
    <w:rsid w:val="009971E2"/>
    <w:rsid w:val="009A1DF6"/>
    <w:rsid w:val="009A1ECD"/>
    <w:rsid w:val="009A2026"/>
    <w:rsid w:val="009A69DA"/>
    <w:rsid w:val="009B15CE"/>
    <w:rsid w:val="009C28D0"/>
    <w:rsid w:val="009C43B4"/>
    <w:rsid w:val="009C7DB3"/>
    <w:rsid w:val="009D1936"/>
    <w:rsid w:val="009D2744"/>
    <w:rsid w:val="009D29B1"/>
    <w:rsid w:val="009D2C20"/>
    <w:rsid w:val="009D4C12"/>
    <w:rsid w:val="009D6E39"/>
    <w:rsid w:val="009D7C14"/>
    <w:rsid w:val="009E0C8E"/>
    <w:rsid w:val="009E2DBB"/>
    <w:rsid w:val="009E7075"/>
    <w:rsid w:val="009E7EAF"/>
    <w:rsid w:val="009F2AD0"/>
    <w:rsid w:val="009F2F33"/>
    <w:rsid w:val="009F48EE"/>
    <w:rsid w:val="009F75C0"/>
    <w:rsid w:val="00A015AD"/>
    <w:rsid w:val="00A01759"/>
    <w:rsid w:val="00A0499F"/>
    <w:rsid w:val="00A0590F"/>
    <w:rsid w:val="00A07BB5"/>
    <w:rsid w:val="00A11837"/>
    <w:rsid w:val="00A14A45"/>
    <w:rsid w:val="00A209F3"/>
    <w:rsid w:val="00A22CF2"/>
    <w:rsid w:val="00A22DC8"/>
    <w:rsid w:val="00A25F9A"/>
    <w:rsid w:val="00A31698"/>
    <w:rsid w:val="00A352BD"/>
    <w:rsid w:val="00A358D1"/>
    <w:rsid w:val="00A35A0F"/>
    <w:rsid w:val="00A37E76"/>
    <w:rsid w:val="00A53B69"/>
    <w:rsid w:val="00A576A8"/>
    <w:rsid w:val="00A621D5"/>
    <w:rsid w:val="00A71392"/>
    <w:rsid w:val="00A766CC"/>
    <w:rsid w:val="00A778C4"/>
    <w:rsid w:val="00A806FF"/>
    <w:rsid w:val="00A94E41"/>
    <w:rsid w:val="00AA39C2"/>
    <w:rsid w:val="00AA708D"/>
    <w:rsid w:val="00AB3163"/>
    <w:rsid w:val="00AC0F60"/>
    <w:rsid w:val="00AC36B7"/>
    <w:rsid w:val="00AC3B06"/>
    <w:rsid w:val="00AC438D"/>
    <w:rsid w:val="00AD02F1"/>
    <w:rsid w:val="00AD0480"/>
    <w:rsid w:val="00AD3DC9"/>
    <w:rsid w:val="00AD4F1A"/>
    <w:rsid w:val="00AD7360"/>
    <w:rsid w:val="00AD7801"/>
    <w:rsid w:val="00AE190B"/>
    <w:rsid w:val="00AE27AE"/>
    <w:rsid w:val="00AE5BF8"/>
    <w:rsid w:val="00AE7C56"/>
    <w:rsid w:val="00AE7FAC"/>
    <w:rsid w:val="00AF32DF"/>
    <w:rsid w:val="00AF4F25"/>
    <w:rsid w:val="00B0177A"/>
    <w:rsid w:val="00B03275"/>
    <w:rsid w:val="00B14083"/>
    <w:rsid w:val="00B1419B"/>
    <w:rsid w:val="00B14C93"/>
    <w:rsid w:val="00B155C4"/>
    <w:rsid w:val="00B157C0"/>
    <w:rsid w:val="00B25830"/>
    <w:rsid w:val="00B275A6"/>
    <w:rsid w:val="00B30A94"/>
    <w:rsid w:val="00B31EBF"/>
    <w:rsid w:val="00B33535"/>
    <w:rsid w:val="00B3388B"/>
    <w:rsid w:val="00B340A6"/>
    <w:rsid w:val="00B345CE"/>
    <w:rsid w:val="00B40C41"/>
    <w:rsid w:val="00B45238"/>
    <w:rsid w:val="00B46B8F"/>
    <w:rsid w:val="00B5325E"/>
    <w:rsid w:val="00B6187F"/>
    <w:rsid w:val="00B64D00"/>
    <w:rsid w:val="00B67538"/>
    <w:rsid w:val="00B70DC3"/>
    <w:rsid w:val="00B75711"/>
    <w:rsid w:val="00B7584E"/>
    <w:rsid w:val="00B76C97"/>
    <w:rsid w:val="00B76E26"/>
    <w:rsid w:val="00B8490C"/>
    <w:rsid w:val="00B85598"/>
    <w:rsid w:val="00B85816"/>
    <w:rsid w:val="00B97D9A"/>
    <w:rsid w:val="00BA2E17"/>
    <w:rsid w:val="00BA3A8E"/>
    <w:rsid w:val="00BA50B1"/>
    <w:rsid w:val="00BA6B80"/>
    <w:rsid w:val="00BA6D66"/>
    <w:rsid w:val="00BB3B11"/>
    <w:rsid w:val="00BB4B7E"/>
    <w:rsid w:val="00BB7869"/>
    <w:rsid w:val="00BC00C9"/>
    <w:rsid w:val="00BC38F0"/>
    <w:rsid w:val="00BD2047"/>
    <w:rsid w:val="00BD245C"/>
    <w:rsid w:val="00BD5635"/>
    <w:rsid w:val="00BD59F1"/>
    <w:rsid w:val="00BD7273"/>
    <w:rsid w:val="00BE0E82"/>
    <w:rsid w:val="00BF5207"/>
    <w:rsid w:val="00BF633A"/>
    <w:rsid w:val="00C01D65"/>
    <w:rsid w:val="00C036D8"/>
    <w:rsid w:val="00C03F92"/>
    <w:rsid w:val="00C07872"/>
    <w:rsid w:val="00C1206C"/>
    <w:rsid w:val="00C120DD"/>
    <w:rsid w:val="00C13384"/>
    <w:rsid w:val="00C14E81"/>
    <w:rsid w:val="00C1686F"/>
    <w:rsid w:val="00C211A7"/>
    <w:rsid w:val="00C21F02"/>
    <w:rsid w:val="00C30307"/>
    <w:rsid w:val="00C31376"/>
    <w:rsid w:val="00C3288C"/>
    <w:rsid w:val="00C40937"/>
    <w:rsid w:val="00C4768D"/>
    <w:rsid w:val="00C5164C"/>
    <w:rsid w:val="00C51D85"/>
    <w:rsid w:val="00C55659"/>
    <w:rsid w:val="00C55B5C"/>
    <w:rsid w:val="00C64C1D"/>
    <w:rsid w:val="00C664DB"/>
    <w:rsid w:val="00C665D6"/>
    <w:rsid w:val="00C77B4C"/>
    <w:rsid w:val="00C808C1"/>
    <w:rsid w:val="00C813A0"/>
    <w:rsid w:val="00C82C79"/>
    <w:rsid w:val="00C85062"/>
    <w:rsid w:val="00C861A7"/>
    <w:rsid w:val="00C86CAD"/>
    <w:rsid w:val="00C905C8"/>
    <w:rsid w:val="00CA341F"/>
    <w:rsid w:val="00CA4528"/>
    <w:rsid w:val="00CA6690"/>
    <w:rsid w:val="00CB265E"/>
    <w:rsid w:val="00CB2CC2"/>
    <w:rsid w:val="00CB684C"/>
    <w:rsid w:val="00CC665B"/>
    <w:rsid w:val="00CC6710"/>
    <w:rsid w:val="00CC6751"/>
    <w:rsid w:val="00CD034F"/>
    <w:rsid w:val="00CD0CFB"/>
    <w:rsid w:val="00CD1834"/>
    <w:rsid w:val="00CD58D7"/>
    <w:rsid w:val="00CD5FE4"/>
    <w:rsid w:val="00CD6830"/>
    <w:rsid w:val="00CE21DB"/>
    <w:rsid w:val="00CE2D0C"/>
    <w:rsid w:val="00CE5365"/>
    <w:rsid w:val="00CE7CB4"/>
    <w:rsid w:val="00CF5E80"/>
    <w:rsid w:val="00D00203"/>
    <w:rsid w:val="00D02D6F"/>
    <w:rsid w:val="00D0596D"/>
    <w:rsid w:val="00D065FE"/>
    <w:rsid w:val="00D14E62"/>
    <w:rsid w:val="00D163DB"/>
    <w:rsid w:val="00D2113E"/>
    <w:rsid w:val="00D349A7"/>
    <w:rsid w:val="00D35007"/>
    <w:rsid w:val="00D3525F"/>
    <w:rsid w:val="00D40324"/>
    <w:rsid w:val="00D437EF"/>
    <w:rsid w:val="00D45A9B"/>
    <w:rsid w:val="00D45AC7"/>
    <w:rsid w:val="00D5725A"/>
    <w:rsid w:val="00D62A40"/>
    <w:rsid w:val="00D631AE"/>
    <w:rsid w:val="00D66208"/>
    <w:rsid w:val="00D70F7F"/>
    <w:rsid w:val="00D72064"/>
    <w:rsid w:val="00D7455E"/>
    <w:rsid w:val="00D771DE"/>
    <w:rsid w:val="00D86094"/>
    <w:rsid w:val="00D91A44"/>
    <w:rsid w:val="00D932C4"/>
    <w:rsid w:val="00D94B52"/>
    <w:rsid w:val="00D978FA"/>
    <w:rsid w:val="00DA05E7"/>
    <w:rsid w:val="00DA06B0"/>
    <w:rsid w:val="00DA3D4D"/>
    <w:rsid w:val="00DA6AB3"/>
    <w:rsid w:val="00DB08D7"/>
    <w:rsid w:val="00DB1EBB"/>
    <w:rsid w:val="00DB29AC"/>
    <w:rsid w:val="00DB6A69"/>
    <w:rsid w:val="00DC0C08"/>
    <w:rsid w:val="00DC1FD8"/>
    <w:rsid w:val="00DC3B32"/>
    <w:rsid w:val="00DC49A8"/>
    <w:rsid w:val="00DC54AD"/>
    <w:rsid w:val="00DC7F9B"/>
    <w:rsid w:val="00DD3012"/>
    <w:rsid w:val="00DD61E7"/>
    <w:rsid w:val="00DD7BA9"/>
    <w:rsid w:val="00DE1277"/>
    <w:rsid w:val="00DE548C"/>
    <w:rsid w:val="00DE5C5D"/>
    <w:rsid w:val="00DE6C76"/>
    <w:rsid w:val="00DF0744"/>
    <w:rsid w:val="00DF1ED8"/>
    <w:rsid w:val="00DF3E2C"/>
    <w:rsid w:val="00DF44FC"/>
    <w:rsid w:val="00DF650C"/>
    <w:rsid w:val="00DF70FF"/>
    <w:rsid w:val="00E000A2"/>
    <w:rsid w:val="00E0155E"/>
    <w:rsid w:val="00E019AC"/>
    <w:rsid w:val="00E11F1E"/>
    <w:rsid w:val="00E138D7"/>
    <w:rsid w:val="00E21430"/>
    <w:rsid w:val="00E226B8"/>
    <w:rsid w:val="00E229B1"/>
    <w:rsid w:val="00E22D8E"/>
    <w:rsid w:val="00E258CE"/>
    <w:rsid w:val="00E260DA"/>
    <w:rsid w:val="00E32C02"/>
    <w:rsid w:val="00E3787C"/>
    <w:rsid w:val="00E450A4"/>
    <w:rsid w:val="00E477B8"/>
    <w:rsid w:val="00E52E67"/>
    <w:rsid w:val="00E52F7B"/>
    <w:rsid w:val="00E57FB7"/>
    <w:rsid w:val="00E61C65"/>
    <w:rsid w:val="00E61F33"/>
    <w:rsid w:val="00E62B92"/>
    <w:rsid w:val="00E638E9"/>
    <w:rsid w:val="00E70FD1"/>
    <w:rsid w:val="00E72992"/>
    <w:rsid w:val="00E74226"/>
    <w:rsid w:val="00E777A8"/>
    <w:rsid w:val="00E84BFC"/>
    <w:rsid w:val="00E8604D"/>
    <w:rsid w:val="00E909F6"/>
    <w:rsid w:val="00E91799"/>
    <w:rsid w:val="00E9218E"/>
    <w:rsid w:val="00E9353A"/>
    <w:rsid w:val="00EA2C47"/>
    <w:rsid w:val="00EC7732"/>
    <w:rsid w:val="00EC79B0"/>
    <w:rsid w:val="00ED0580"/>
    <w:rsid w:val="00ED25D7"/>
    <w:rsid w:val="00EE26C6"/>
    <w:rsid w:val="00EE5694"/>
    <w:rsid w:val="00EF192E"/>
    <w:rsid w:val="00EF3967"/>
    <w:rsid w:val="00EF4CC4"/>
    <w:rsid w:val="00EF6F94"/>
    <w:rsid w:val="00F00416"/>
    <w:rsid w:val="00F03767"/>
    <w:rsid w:val="00F07D1D"/>
    <w:rsid w:val="00F102E5"/>
    <w:rsid w:val="00F11159"/>
    <w:rsid w:val="00F1222B"/>
    <w:rsid w:val="00F30840"/>
    <w:rsid w:val="00F37F6A"/>
    <w:rsid w:val="00F40D17"/>
    <w:rsid w:val="00F460A6"/>
    <w:rsid w:val="00F75E86"/>
    <w:rsid w:val="00F767BC"/>
    <w:rsid w:val="00F8534A"/>
    <w:rsid w:val="00F93FB5"/>
    <w:rsid w:val="00F97466"/>
    <w:rsid w:val="00F97D42"/>
    <w:rsid w:val="00FA4433"/>
    <w:rsid w:val="00FA5A7E"/>
    <w:rsid w:val="00FA5E06"/>
    <w:rsid w:val="00FB3EFB"/>
    <w:rsid w:val="00FB4665"/>
    <w:rsid w:val="00FB65CB"/>
    <w:rsid w:val="00FC01C7"/>
    <w:rsid w:val="00FC2DF5"/>
    <w:rsid w:val="00FC34FE"/>
    <w:rsid w:val="00FC532F"/>
    <w:rsid w:val="00FC5CAC"/>
    <w:rsid w:val="00FC7357"/>
    <w:rsid w:val="00FC7D97"/>
    <w:rsid w:val="00FD00AC"/>
    <w:rsid w:val="00FD2D02"/>
    <w:rsid w:val="00FD6749"/>
    <w:rsid w:val="00FD6828"/>
    <w:rsid w:val="00FE0746"/>
    <w:rsid w:val="00FE2BFE"/>
    <w:rsid w:val="00FE72A6"/>
    <w:rsid w:val="00FF0B16"/>
    <w:rsid w:val="00FF2DAC"/>
    <w:rsid w:val="00FF35C9"/>
    <w:rsid w:val="00FF3A9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32EC25"/>
  <w15:chartTrackingRefBased/>
  <w15:docId w15:val="{17FF61F0-5268-6842-A35F-2234B2969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0F9"/>
  </w:style>
  <w:style w:type="paragraph" w:styleId="Heading1">
    <w:name w:val="heading 1"/>
    <w:basedOn w:val="Normal"/>
    <w:next w:val="Normal"/>
    <w:link w:val="Heading1Char"/>
    <w:uiPriority w:val="9"/>
    <w:qFormat/>
    <w:rsid w:val="00522D8A"/>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semiHidden/>
    <w:unhideWhenUsed/>
    <w:qFormat/>
    <w:rsid w:val="00EC79B0"/>
    <w:pPr>
      <w:keepNext/>
      <w:keepLines/>
      <w:spacing w:before="40" w:line="288" w:lineRule="auto"/>
      <w:ind w:left="360"/>
      <w:outlineLvl w:val="1"/>
    </w:pPr>
    <w:rPr>
      <w:rFonts w:asciiTheme="majorHAnsi" w:eastAsiaTheme="majorEastAsia" w:hAnsiTheme="majorHAnsi" w:cstheme="majorBidi"/>
      <w:color w:val="2F5496" w:themeColor="accent1" w:themeShade="BF"/>
      <w:sz w:val="26"/>
      <w:szCs w:val="26"/>
      <w:lang w:eastAsia="ja-JP"/>
    </w:rPr>
  </w:style>
  <w:style w:type="paragraph" w:styleId="Heading3">
    <w:name w:val="heading 3"/>
    <w:basedOn w:val="Normal"/>
    <w:next w:val="Normal"/>
    <w:link w:val="Heading3Char"/>
    <w:uiPriority w:val="9"/>
    <w:semiHidden/>
    <w:unhideWhenUsed/>
    <w:qFormat/>
    <w:rsid w:val="00EC79B0"/>
    <w:pPr>
      <w:keepNext/>
      <w:keepLines/>
      <w:spacing w:before="40" w:line="288" w:lineRule="auto"/>
      <w:ind w:left="360"/>
      <w:outlineLvl w:val="2"/>
    </w:pPr>
    <w:rPr>
      <w:rFonts w:asciiTheme="majorHAnsi" w:eastAsiaTheme="majorEastAsia" w:hAnsiTheme="majorHAnsi" w:cstheme="majorBidi"/>
      <w:color w:val="1F3763" w:themeColor="accent1" w:themeShade="7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0F9"/>
    <w:pPr>
      <w:ind w:left="720"/>
      <w:contextualSpacing/>
    </w:pPr>
  </w:style>
  <w:style w:type="character" w:styleId="CommentReference">
    <w:name w:val="annotation reference"/>
    <w:basedOn w:val="DefaultParagraphFont"/>
    <w:uiPriority w:val="99"/>
    <w:semiHidden/>
    <w:unhideWhenUsed/>
    <w:rsid w:val="003120F9"/>
    <w:rPr>
      <w:sz w:val="16"/>
      <w:szCs w:val="16"/>
    </w:rPr>
  </w:style>
  <w:style w:type="paragraph" w:styleId="CommentText">
    <w:name w:val="annotation text"/>
    <w:basedOn w:val="Normal"/>
    <w:link w:val="CommentTextChar"/>
    <w:uiPriority w:val="99"/>
    <w:semiHidden/>
    <w:unhideWhenUsed/>
    <w:rsid w:val="002A29EB"/>
    <w:rPr>
      <w:sz w:val="20"/>
      <w:szCs w:val="20"/>
    </w:rPr>
  </w:style>
  <w:style w:type="character" w:customStyle="1" w:styleId="CommentTextChar">
    <w:name w:val="Comment Text Char"/>
    <w:basedOn w:val="DefaultParagraphFont"/>
    <w:link w:val="CommentText"/>
    <w:uiPriority w:val="99"/>
    <w:semiHidden/>
    <w:rsid w:val="002A29EB"/>
    <w:rPr>
      <w:sz w:val="20"/>
      <w:szCs w:val="20"/>
    </w:rPr>
  </w:style>
  <w:style w:type="paragraph" w:styleId="CommentSubject">
    <w:name w:val="annotation subject"/>
    <w:basedOn w:val="CommentText"/>
    <w:next w:val="CommentText"/>
    <w:link w:val="CommentSubjectChar"/>
    <w:uiPriority w:val="99"/>
    <w:semiHidden/>
    <w:unhideWhenUsed/>
    <w:rsid w:val="002A29EB"/>
    <w:rPr>
      <w:b/>
      <w:bCs/>
    </w:rPr>
  </w:style>
  <w:style w:type="character" w:customStyle="1" w:styleId="CommentSubjectChar">
    <w:name w:val="Comment Subject Char"/>
    <w:basedOn w:val="CommentTextChar"/>
    <w:link w:val="CommentSubject"/>
    <w:uiPriority w:val="99"/>
    <w:semiHidden/>
    <w:rsid w:val="002A29EB"/>
    <w:rPr>
      <w:b/>
      <w:bCs/>
      <w:sz w:val="20"/>
      <w:szCs w:val="20"/>
    </w:rPr>
  </w:style>
  <w:style w:type="character" w:customStyle="1" w:styleId="Heading1Char">
    <w:name w:val="Heading 1 Char"/>
    <w:basedOn w:val="DefaultParagraphFont"/>
    <w:link w:val="Heading1"/>
    <w:uiPriority w:val="9"/>
    <w:rsid w:val="00522D8A"/>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22D8A"/>
  </w:style>
  <w:style w:type="paragraph" w:styleId="FootnoteText">
    <w:name w:val="footnote text"/>
    <w:basedOn w:val="Normal"/>
    <w:link w:val="FootnoteTextChar"/>
    <w:uiPriority w:val="99"/>
    <w:unhideWhenUsed/>
    <w:rsid w:val="00936F2C"/>
    <w:pPr>
      <w:keepLines/>
      <w:pPrChange w:id="0" w:author="Gallo, Andrew (GE Research, US)" w:date="2022-06-04T20:58:00Z">
        <w:pPr/>
      </w:pPrChange>
    </w:pPr>
    <w:rPr>
      <w:sz w:val="20"/>
      <w:szCs w:val="20"/>
      <w:rPrChange w:id="0" w:author="Gallo, Andrew (GE Research, US)" w:date="2022-06-04T20:58:00Z">
        <w:rPr>
          <w:rFonts w:asciiTheme="minorHAnsi" w:eastAsiaTheme="minorHAnsi" w:hAnsiTheme="minorHAnsi" w:cstheme="minorBidi"/>
          <w:lang w:val="en-US" w:eastAsia="en-US" w:bidi="ar-SA"/>
        </w:rPr>
      </w:rPrChange>
    </w:rPr>
  </w:style>
  <w:style w:type="character" w:customStyle="1" w:styleId="FootnoteTextChar">
    <w:name w:val="Footnote Text Char"/>
    <w:basedOn w:val="DefaultParagraphFont"/>
    <w:link w:val="FootnoteText"/>
    <w:uiPriority w:val="99"/>
    <w:rsid w:val="00936F2C"/>
    <w:rPr>
      <w:sz w:val="20"/>
      <w:szCs w:val="20"/>
    </w:rPr>
  </w:style>
  <w:style w:type="character" w:styleId="FootnoteReference">
    <w:name w:val="footnote reference"/>
    <w:basedOn w:val="DefaultParagraphFont"/>
    <w:uiPriority w:val="99"/>
    <w:unhideWhenUsed/>
    <w:rsid w:val="00D631AE"/>
    <w:rPr>
      <w:vertAlign w:val="superscript"/>
    </w:rPr>
  </w:style>
  <w:style w:type="character" w:styleId="Hyperlink">
    <w:name w:val="Hyperlink"/>
    <w:basedOn w:val="DefaultParagraphFont"/>
    <w:uiPriority w:val="99"/>
    <w:unhideWhenUsed/>
    <w:rsid w:val="004537AD"/>
    <w:rPr>
      <w:color w:val="0563C1" w:themeColor="hyperlink"/>
      <w:u w:val="single"/>
    </w:rPr>
  </w:style>
  <w:style w:type="character" w:styleId="UnresolvedMention">
    <w:name w:val="Unresolved Mention"/>
    <w:basedOn w:val="DefaultParagraphFont"/>
    <w:uiPriority w:val="99"/>
    <w:semiHidden/>
    <w:unhideWhenUsed/>
    <w:rsid w:val="004537AD"/>
    <w:rPr>
      <w:color w:val="605E5C"/>
      <w:shd w:val="clear" w:color="auto" w:fill="E1DFDD"/>
    </w:rPr>
  </w:style>
  <w:style w:type="paragraph" w:styleId="EndnoteText">
    <w:name w:val="endnote text"/>
    <w:basedOn w:val="Normal"/>
    <w:link w:val="EndnoteTextChar"/>
    <w:uiPriority w:val="99"/>
    <w:semiHidden/>
    <w:unhideWhenUsed/>
    <w:rsid w:val="000E6CFC"/>
    <w:rPr>
      <w:sz w:val="20"/>
      <w:szCs w:val="20"/>
    </w:rPr>
  </w:style>
  <w:style w:type="character" w:customStyle="1" w:styleId="EndnoteTextChar">
    <w:name w:val="Endnote Text Char"/>
    <w:basedOn w:val="DefaultParagraphFont"/>
    <w:link w:val="EndnoteText"/>
    <w:uiPriority w:val="99"/>
    <w:semiHidden/>
    <w:rsid w:val="000E6CFC"/>
    <w:rPr>
      <w:sz w:val="20"/>
      <w:szCs w:val="20"/>
    </w:rPr>
  </w:style>
  <w:style w:type="character" w:styleId="EndnoteReference">
    <w:name w:val="endnote reference"/>
    <w:basedOn w:val="DefaultParagraphFont"/>
    <w:uiPriority w:val="99"/>
    <w:semiHidden/>
    <w:unhideWhenUsed/>
    <w:rsid w:val="000E6CFC"/>
    <w:rPr>
      <w:vertAlign w:val="superscript"/>
    </w:rPr>
  </w:style>
  <w:style w:type="character" w:styleId="Strong">
    <w:name w:val="Strong"/>
    <w:basedOn w:val="DefaultParagraphFont"/>
    <w:uiPriority w:val="22"/>
    <w:qFormat/>
    <w:rsid w:val="000E6CFC"/>
    <w:rPr>
      <w:b/>
      <w:bCs/>
    </w:rPr>
  </w:style>
  <w:style w:type="character" w:styleId="Emphasis">
    <w:name w:val="Emphasis"/>
    <w:basedOn w:val="DefaultParagraphFont"/>
    <w:uiPriority w:val="20"/>
    <w:qFormat/>
    <w:rsid w:val="000E6CFC"/>
    <w:rPr>
      <w:i/>
      <w:iCs/>
    </w:rPr>
  </w:style>
  <w:style w:type="character" w:customStyle="1" w:styleId="Heading2Char">
    <w:name w:val="Heading 2 Char"/>
    <w:basedOn w:val="DefaultParagraphFont"/>
    <w:link w:val="Heading2"/>
    <w:uiPriority w:val="9"/>
    <w:semiHidden/>
    <w:rsid w:val="00EC79B0"/>
    <w:rPr>
      <w:rFonts w:asciiTheme="majorHAnsi" w:eastAsiaTheme="majorEastAsia" w:hAnsiTheme="majorHAnsi" w:cstheme="majorBidi"/>
      <w:color w:val="2F5496" w:themeColor="accent1" w:themeShade="BF"/>
      <w:sz w:val="26"/>
      <w:szCs w:val="26"/>
      <w:lang w:eastAsia="ja-JP"/>
    </w:rPr>
  </w:style>
  <w:style w:type="character" w:customStyle="1" w:styleId="Heading3Char">
    <w:name w:val="Heading 3 Char"/>
    <w:basedOn w:val="DefaultParagraphFont"/>
    <w:link w:val="Heading3"/>
    <w:uiPriority w:val="9"/>
    <w:semiHidden/>
    <w:rsid w:val="00EC79B0"/>
    <w:rPr>
      <w:rFonts w:asciiTheme="majorHAnsi" w:eastAsiaTheme="majorEastAsia" w:hAnsiTheme="majorHAnsi" w:cstheme="majorBidi"/>
      <w:color w:val="1F3763" w:themeColor="accent1" w:themeShade="7F"/>
      <w:lang w:eastAsia="ja-JP"/>
    </w:rPr>
  </w:style>
  <w:style w:type="character" w:styleId="FollowedHyperlink">
    <w:name w:val="FollowedHyperlink"/>
    <w:basedOn w:val="DefaultParagraphFont"/>
    <w:uiPriority w:val="99"/>
    <w:semiHidden/>
    <w:unhideWhenUsed/>
    <w:rsid w:val="0058672F"/>
    <w:rPr>
      <w:color w:val="954F72" w:themeColor="followedHyperlink"/>
      <w:u w:val="single"/>
    </w:rPr>
  </w:style>
  <w:style w:type="paragraph" w:styleId="Revision">
    <w:name w:val="Revision"/>
    <w:hidden/>
    <w:uiPriority w:val="99"/>
    <w:semiHidden/>
    <w:rsid w:val="00914E70"/>
  </w:style>
  <w:style w:type="paragraph" w:styleId="NormalWeb">
    <w:name w:val="Normal (Web)"/>
    <w:basedOn w:val="Normal"/>
    <w:uiPriority w:val="99"/>
    <w:semiHidden/>
    <w:unhideWhenUsed/>
    <w:rsid w:val="00C30307"/>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DD3012"/>
    <w:pPr>
      <w:tabs>
        <w:tab w:val="center" w:pos="4680"/>
        <w:tab w:val="right" w:pos="9360"/>
      </w:tabs>
    </w:pPr>
  </w:style>
  <w:style w:type="character" w:customStyle="1" w:styleId="HeaderChar">
    <w:name w:val="Header Char"/>
    <w:basedOn w:val="DefaultParagraphFont"/>
    <w:link w:val="Header"/>
    <w:uiPriority w:val="99"/>
    <w:rsid w:val="00DD3012"/>
  </w:style>
  <w:style w:type="paragraph" w:styleId="Footer">
    <w:name w:val="footer"/>
    <w:basedOn w:val="Normal"/>
    <w:link w:val="FooterChar"/>
    <w:uiPriority w:val="99"/>
    <w:unhideWhenUsed/>
    <w:rsid w:val="00DD3012"/>
    <w:pPr>
      <w:tabs>
        <w:tab w:val="center" w:pos="4680"/>
        <w:tab w:val="right" w:pos="9360"/>
      </w:tabs>
    </w:pPr>
  </w:style>
  <w:style w:type="character" w:customStyle="1" w:styleId="FooterChar">
    <w:name w:val="Footer Char"/>
    <w:basedOn w:val="DefaultParagraphFont"/>
    <w:link w:val="Footer"/>
    <w:uiPriority w:val="99"/>
    <w:rsid w:val="00DD3012"/>
  </w:style>
  <w:style w:type="table" w:styleId="TableGrid">
    <w:name w:val="Table Grid"/>
    <w:basedOn w:val="TableNormal"/>
    <w:uiPriority w:val="39"/>
    <w:rsid w:val="000C3F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E4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024">
      <w:bodyDiv w:val="1"/>
      <w:marLeft w:val="0"/>
      <w:marRight w:val="0"/>
      <w:marTop w:val="0"/>
      <w:marBottom w:val="0"/>
      <w:divBdr>
        <w:top w:val="none" w:sz="0" w:space="0" w:color="auto"/>
        <w:left w:val="none" w:sz="0" w:space="0" w:color="auto"/>
        <w:bottom w:val="none" w:sz="0" w:space="0" w:color="auto"/>
        <w:right w:val="none" w:sz="0" w:space="0" w:color="auto"/>
      </w:divBdr>
    </w:div>
    <w:div w:id="3678801">
      <w:bodyDiv w:val="1"/>
      <w:marLeft w:val="0"/>
      <w:marRight w:val="0"/>
      <w:marTop w:val="0"/>
      <w:marBottom w:val="0"/>
      <w:divBdr>
        <w:top w:val="none" w:sz="0" w:space="0" w:color="auto"/>
        <w:left w:val="none" w:sz="0" w:space="0" w:color="auto"/>
        <w:bottom w:val="none" w:sz="0" w:space="0" w:color="auto"/>
        <w:right w:val="none" w:sz="0" w:space="0" w:color="auto"/>
      </w:divBdr>
    </w:div>
    <w:div w:id="43451086">
      <w:bodyDiv w:val="1"/>
      <w:marLeft w:val="0"/>
      <w:marRight w:val="0"/>
      <w:marTop w:val="0"/>
      <w:marBottom w:val="0"/>
      <w:divBdr>
        <w:top w:val="none" w:sz="0" w:space="0" w:color="auto"/>
        <w:left w:val="none" w:sz="0" w:space="0" w:color="auto"/>
        <w:bottom w:val="none" w:sz="0" w:space="0" w:color="auto"/>
        <w:right w:val="none" w:sz="0" w:space="0" w:color="auto"/>
      </w:divBdr>
    </w:div>
    <w:div w:id="47269766">
      <w:bodyDiv w:val="1"/>
      <w:marLeft w:val="0"/>
      <w:marRight w:val="0"/>
      <w:marTop w:val="0"/>
      <w:marBottom w:val="0"/>
      <w:divBdr>
        <w:top w:val="none" w:sz="0" w:space="0" w:color="auto"/>
        <w:left w:val="none" w:sz="0" w:space="0" w:color="auto"/>
        <w:bottom w:val="none" w:sz="0" w:space="0" w:color="auto"/>
        <w:right w:val="none" w:sz="0" w:space="0" w:color="auto"/>
      </w:divBdr>
    </w:div>
    <w:div w:id="51270509">
      <w:bodyDiv w:val="1"/>
      <w:marLeft w:val="0"/>
      <w:marRight w:val="0"/>
      <w:marTop w:val="0"/>
      <w:marBottom w:val="0"/>
      <w:divBdr>
        <w:top w:val="none" w:sz="0" w:space="0" w:color="auto"/>
        <w:left w:val="none" w:sz="0" w:space="0" w:color="auto"/>
        <w:bottom w:val="none" w:sz="0" w:space="0" w:color="auto"/>
        <w:right w:val="none" w:sz="0" w:space="0" w:color="auto"/>
      </w:divBdr>
    </w:div>
    <w:div w:id="63918459">
      <w:bodyDiv w:val="1"/>
      <w:marLeft w:val="0"/>
      <w:marRight w:val="0"/>
      <w:marTop w:val="0"/>
      <w:marBottom w:val="0"/>
      <w:divBdr>
        <w:top w:val="none" w:sz="0" w:space="0" w:color="auto"/>
        <w:left w:val="none" w:sz="0" w:space="0" w:color="auto"/>
        <w:bottom w:val="none" w:sz="0" w:space="0" w:color="auto"/>
        <w:right w:val="none" w:sz="0" w:space="0" w:color="auto"/>
      </w:divBdr>
    </w:div>
    <w:div w:id="76756558">
      <w:bodyDiv w:val="1"/>
      <w:marLeft w:val="0"/>
      <w:marRight w:val="0"/>
      <w:marTop w:val="0"/>
      <w:marBottom w:val="0"/>
      <w:divBdr>
        <w:top w:val="none" w:sz="0" w:space="0" w:color="auto"/>
        <w:left w:val="none" w:sz="0" w:space="0" w:color="auto"/>
        <w:bottom w:val="none" w:sz="0" w:space="0" w:color="auto"/>
        <w:right w:val="none" w:sz="0" w:space="0" w:color="auto"/>
      </w:divBdr>
    </w:div>
    <w:div w:id="109277250">
      <w:bodyDiv w:val="1"/>
      <w:marLeft w:val="0"/>
      <w:marRight w:val="0"/>
      <w:marTop w:val="0"/>
      <w:marBottom w:val="0"/>
      <w:divBdr>
        <w:top w:val="none" w:sz="0" w:space="0" w:color="auto"/>
        <w:left w:val="none" w:sz="0" w:space="0" w:color="auto"/>
        <w:bottom w:val="none" w:sz="0" w:space="0" w:color="auto"/>
        <w:right w:val="none" w:sz="0" w:space="0" w:color="auto"/>
      </w:divBdr>
    </w:div>
    <w:div w:id="114911341">
      <w:bodyDiv w:val="1"/>
      <w:marLeft w:val="0"/>
      <w:marRight w:val="0"/>
      <w:marTop w:val="0"/>
      <w:marBottom w:val="0"/>
      <w:divBdr>
        <w:top w:val="none" w:sz="0" w:space="0" w:color="auto"/>
        <w:left w:val="none" w:sz="0" w:space="0" w:color="auto"/>
        <w:bottom w:val="none" w:sz="0" w:space="0" w:color="auto"/>
        <w:right w:val="none" w:sz="0" w:space="0" w:color="auto"/>
      </w:divBdr>
    </w:div>
    <w:div w:id="120927831">
      <w:bodyDiv w:val="1"/>
      <w:marLeft w:val="0"/>
      <w:marRight w:val="0"/>
      <w:marTop w:val="0"/>
      <w:marBottom w:val="0"/>
      <w:divBdr>
        <w:top w:val="none" w:sz="0" w:space="0" w:color="auto"/>
        <w:left w:val="none" w:sz="0" w:space="0" w:color="auto"/>
        <w:bottom w:val="none" w:sz="0" w:space="0" w:color="auto"/>
        <w:right w:val="none" w:sz="0" w:space="0" w:color="auto"/>
      </w:divBdr>
    </w:div>
    <w:div w:id="124085888">
      <w:bodyDiv w:val="1"/>
      <w:marLeft w:val="0"/>
      <w:marRight w:val="0"/>
      <w:marTop w:val="0"/>
      <w:marBottom w:val="0"/>
      <w:divBdr>
        <w:top w:val="none" w:sz="0" w:space="0" w:color="auto"/>
        <w:left w:val="none" w:sz="0" w:space="0" w:color="auto"/>
        <w:bottom w:val="none" w:sz="0" w:space="0" w:color="auto"/>
        <w:right w:val="none" w:sz="0" w:space="0" w:color="auto"/>
      </w:divBdr>
    </w:div>
    <w:div w:id="127819563">
      <w:bodyDiv w:val="1"/>
      <w:marLeft w:val="0"/>
      <w:marRight w:val="0"/>
      <w:marTop w:val="0"/>
      <w:marBottom w:val="0"/>
      <w:divBdr>
        <w:top w:val="none" w:sz="0" w:space="0" w:color="auto"/>
        <w:left w:val="none" w:sz="0" w:space="0" w:color="auto"/>
        <w:bottom w:val="none" w:sz="0" w:space="0" w:color="auto"/>
        <w:right w:val="none" w:sz="0" w:space="0" w:color="auto"/>
      </w:divBdr>
    </w:div>
    <w:div w:id="139228866">
      <w:bodyDiv w:val="1"/>
      <w:marLeft w:val="0"/>
      <w:marRight w:val="0"/>
      <w:marTop w:val="0"/>
      <w:marBottom w:val="0"/>
      <w:divBdr>
        <w:top w:val="none" w:sz="0" w:space="0" w:color="auto"/>
        <w:left w:val="none" w:sz="0" w:space="0" w:color="auto"/>
        <w:bottom w:val="none" w:sz="0" w:space="0" w:color="auto"/>
        <w:right w:val="none" w:sz="0" w:space="0" w:color="auto"/>
      </w:divBdr>
    </w:div>
    <w:div w:id="145172337">
      <w:bodyDiv w:val="1"/>
      <w:marLeft w:val="0"/>
      <w:marRight w:val="0"/>
      <w:marTop w:val="0"/>
      <w:marBottom w:val="0"/>
      <w:divBdr>
        <w:top w:val="none" w:sz="0" w:space="0" w:color="auto"/>
        <w:left w:val="none" w:sz="0" w:space="0" w:color="auto"/>
        <w:bottom w:val="none" w:sz="0" w:space="0" w:color="auto"/>
        <w:right w:val="none" w:sz="0" w:space="0" w:color="auto"/>
      </w:divBdr>
    </w:div>
    <w:div w:id="169031525">
      <w:bodyDiv w:val="1"/>
      <w:marLeft w:val="0"/>
      <w:marRight w:val="0"/>
      <w:marTop w:val="0"/>
      <w:marBottom w:val="0"/>
      <w:divBdr>
        <w:top w:val="none" w:sz="0" w:space="0" w:color="auto"/>
        <w:left w:val="none" w:sz="0" w:space="0" w:color="auto"/>
        <w:bottom w:val="none" w:sz="0" w:space="0" w:color="auto"/>
        <w:right w:val="none" w:sz="0" w:space="0" w:color="auto"/>
      </w:divBdr>
    </w:div>
    <w:div w:id="183059343">
      <w:bodyDiv w:val="1"/>
      <w:marLeft w:val="0"/>
      <w:marRight w:val="0"/>
      <w:marTop w:val="0"/>
      <w:marBottom w:val="0"/>
      <w:divBdr>
        <w:top w:val="none" w:sz="0" w:space="0" w:color="auto"/>
        <w:left w:val="none" w:sz="0" w:space="0" w:color="auto"/>
        <w:bottom w:val="none" w:sz="0" w:space="0" w:color="auto"/>
        <w:right w:val="none" w:sz="0" w:space="0" w:color="auto"/>
      </w:divBdr>
    </w:div>
    <w:div w:id="202135173">
      <w:bodyDiv w:val="1"/>
      <w:marLeft w:val="0"/>
      <w:marRight w:val="0"/>
      <w:marTop w:val="0"/>
      <w:marBottom w:val="0"/>
      <w:divBdr>
        <w:top w:val="none" w:sz="0" w:space="0" w:color="auto"/>
        <w:left w:val="none" w:sz="0" w:space="0" w:color="auto"/>
        <w:bottom w:val="none" w:sz="0" w:space="0" w:color="auto"/>
        <w:right w:val="none" w:sz="0" w:space="0" w:color="auto"/>
      </w:divBdr>
    </w:div>
    <w:div w:id="203830748">
      <w:bodyDiv w:val="1"/>
      <w:marLeft w:val="0"/>
      <w:marRight w:val="0"/>
      <w:marTop w:val="0"/>
      <w:marBottom w:val="0"/>
      <w:divBdr>
        <w:top w:val="none" w:sz="0" w:space="0" w:color="auto"/>
        <w:left w:val="none" w:sz="0" w:space="0" w:color="auto"/>
        <w:bottom w:val="none" w:sz="0" w:space="0" w:color="auto"/>
        <w:right w:val="none" w:sz="0" w:space="0" w:color="auto"/>
      </w:divBdr>
    </w:div>
    <w:div w:id="227034514">
      <w:bodyDiv w:val="1"/>
      <w:marLeft w:val="0"/>
      <w:marRight w:val="0"/>
      <w:marTop w:val="0"/>
      <w:marBottom w:val="0"/>
      <w:divBdr>
        <w:top w:val="none" w:sz="0" w:space="0" w:color="auto"/>
        <w:left w:val="none" w:sz="0" w:space="0" w:color="auto"/>
        <w:bottom w:val="none" w:sz="0" w:space="0" w:color="auto"/>
        <w:right w:val="none" w:sz="0" w:space="0" w:color="auto"/>
      </w:divBdr>
    </w:div>
    <w:div w:id="236519851">
      <w:bodyDiv w:val="1"/>
      <w:marLeft w:val="0"/>
      <w:marRight w:val="0"/>
      <w:marTop w:val="0"/>
      <w:marBottom w:val="0"/>
      <w:divBdr>
        <w:top w:val="none" w:sz="0" w:space="0" w:color="auto"/>
        <w:left w:val="none" w:sz="0" w:space="0" w:color="auto"/>
        <w:bottom w:val="none" w:sz="0" w:space="0" w:color="auto"/>
        <w:right w:val="none" w:sz="0" w:space="0" w:color="auto"/>
      </w:divBdr>
    </w:div>
    <w:div w:id="237249407">
      <w:bodyDiv w:val="1"/>
      <w:marLeft w:val="0"/>
      <w:marRight w:val="0"/>
      <w:marTop w:val="0"/>
      <w:marBottom w:val="0"/>
      <w:divBdr>
        <w:top w:val="none" w:sz="0" w:space="0" w:color="auto"/>
        <w:left w:val="none" w:sz="0" w:space="0" w:color="auto"/>
        <w:bottom w:val="none" w:sz="0" w:space="0" w:color="auto"/>
        <w:right w:val="none" w:sz="0" w:space="0" w:color="auto"/>
      </w:divBdr>
    </w:div>
    <w:div w:id="242182069">
      <w:bodyDiv w:val="1"/>
      <w:marLeft w:val="0"/>
      <w:marRight w:val="0"/>
      <w:marTop w:val="0"/>
      <w:marBottom w:val="0"/>
      <w:divBdr>
        <w:top w:val="none" w:sz="0" w:space="0" w:color="auto"/>
        <w:left w:val="none" w:sz="0" w:space="0" w:color="auto"/>
        <w:bottom w:val="none" w:sz="0" w:space="0" w:color="auto"/>
        <w:right w:val="none" w:sz="0" w:space="0" w:color="auto"/>
      </w:divBdr>
    </w:div>
    <w:div w:id="250938808">
      <w:bodyDiv w:val="1"/>
      <w:marLeft w:val="0"/>
      <w:marRight w:val="0"/>
      <w:marTop w:val="0"/>
      <w:marBottom w:val="0"/>
      <w:divBdr>
        <w:top w:val="none" w:sz="0" w:space="0" w:color="auto"/>
        <w:left w:val="none" w:sz="0" w:space="0" w:color="auto"/>
        <w:bottom w:val="none" w:sz="0" w:space="0" w:color="auto"/>
        <w:right w:val="none" w:sz="0" w:space="0" w:color="auto"/>
      </w:divBdr>
    </w:div>
    <w:div w:id="272326430">
      <w:bodyDiv w:val="1"/>
      <w:marLeft w:val="0"/>
      <w:marRight w:val="0"/>
      <w:marTop w:val="0"/>
      <w:marBottom w:val="0"/>
      <w:divBdr>
        <w:top w:val="none" w:sz="0" w:space="0" w:color="auto"/>
        <w:left w:val="none" w:sz="0" w:space="0" w:color="auto"/>
        <w:bottom w:val="none" w:sz="0" w:space="0" w:color="auto"/>
        <w:right w:val="none" w:sz="0" w:space="0" w:color="auto"/>
      </w:divBdr>
    </w:div>
    <w:div w:id="280696553">
      <w:bodyDiv w:val="1"/>
      <w:marLeft w:val="0"/>
      <w:marRight w:val="0"/>
      <w:marTop w:val="0"/>
      <w:marBottom w:val="0"/>
      <w:divBdr>
        <w:top w:val="none" w:sz="0" w:space="0" w:color="auto"/>
        <w:left w:val="none" w:sz="0" w:space="0" w:color="auto"/>
        <w:bottom w:val="none" w:sz="0" w:space="0" w:color="auto"/>
        <w:right w:val="none" w:sz="0" w:space="0" w:color="auto"/>
      </w:divBdr>
    </w:div>
    <w:div w:id="286592298">
      <w:bodyDiv w:val="1"/>
      <w:marLeft w:val="0"/>
      <w:marRight w:val="0"/>
      <w:marTop w:val="0"/>
      <w:marBottom w:val="0"/>
      <w:divBdr>
        <w:top w:val="none" w:sz="0" w:space="0" w:color="auto"/>
        <w:left w:val="none" w:sz="0" w:space="0" w:color="auto"/>
        <w:bottom w:val="none" w:sz="0" w:space="0" w:color="auto"/>
        <w:right w:val="none" w:sz="0" w:space="0" w:color="auto"/>
      </w:divBdr>
    </w:div>
    <w:div w:id="297953330">
      <w:bodyDiv w:val="1"/>
      <w:marLeft w:val="0"/>
      <w:marRight w:val="0"/>
      <w:marTop w:val="0"/>
      <w:marBottom w:val="0"/>
      <w:divBdr>
        <w:top w:val="none" w:sz="0" w:space="0" w:color="auto"/>
        <w:left w:val="none" w:sz="0" w:space="0" w:color="auto"/>
        <w:bottom w:val="none" w:sz="0" w:space="0" w:color="auto"/>
        <w:right w:val="none" w:sz="0" w:space="0" w:color="auto"/>
      </w:divBdr>
    </w:div>
    <w:div w:id="303434870">
      <w:bodyDiv w:val="1"/>
      <w:marLeft w:val="0"/>
      <w:marRight w:val="0"/>
      <w:marTop w:val="0"/>
      <w:marBottom w:val="0"/>
      <w:divBdr>
        <w:top w:val="none" w:sz="0" w:space="0" w:color="auto"/>
        <w:left w:val="none" w:sz="0" w:space="0" w:color="auto"/>
        <w:bottom w:val="none" w:sz="0" w:space="0" w:color="auto"/>
        <w:right w:val="none" w:sz="0" w:space="0" w:color="auto"/>
      </w:divBdr>
    </w:div>
    <w:div w:id="322204202">
      <w:bodyDiv w:val="1"/>
      <w:marLeft w:val="0"/>
      <w:marRight w:val="0"/>
      <w:marTop w:val="0"/>
      <w:marBottom w:val="0"/>
      <w:divBdr>
        <w:top w:val="none" w:sz="0" w:space="0" w:color="auto"/>
        <w:left w:val="none" w:sz="0" w:space="0" w:color="auto"/>
        <w:bottom w:val="none" w:sz="0" w:space="0" w:color="auto"/>
        <w:right w:val="none" w:sz="0" w:space="0" w:color="auto"/>
      </w:divBdr>
    </w:div>
    <w:div w:id="332025564">
      <w:bodyDiv w:val="1"/>
      <w:marLeft w:val="0"/>
      <w:marRight w:val="0"/>
      <w:marTop w:val="0"/>
      <w:marBottom w:val="0"/>
      <w:divBdr>
        <w:top w:val="none" w:sz="0" w:space="0" w:color="auto"/>
        <w:left w:val="none" w:sz="0" w:space="0" w:color="auto"/>
        <w:bottom w:val="none" w:sz="0" w:space="0" w:color="auto"/>
        <w:right w:val="none" w:sz="0" w:space="0" w:color="auto"/>
      </w:divBdr>
    </w:div>
    <w:div w:id="355276572">
      <w:bodyDiv w:val="1"/>
      <w:marLeft w:val="0"/>
      <w:marRight w:val="0"/>
      <w:marTop w:val="0"/>
      <w:marBottom w:val="0"/>
      <w:divBdr>
        <w:top w:val="none" w:sz="0" w:space="0" w:color="auto"/>
        <w:left w:val="none" w:sz="0" w:space="0" w:color="auto"/>
        <w:bottom w:val="none" w:sz="0" w:space="0" w:color="auto"/>
        <w:right w:val="none" w:sz="0" w:space="0" w:color="auto"/>
      </w:divBdr>
    </w:div>
    <w:div w:id="363022521">
      <w:bodyDiv w:val="1"/>
      <w:marLeft w:val="0"/>
      <w:marRight w:val="0"/>
      <w:marTop w:val="0"/>
      <w:marBottom w:val="0"/>
      <w:divBdr>
        <w:top w:val="none" w:sz="0" w:space="0" w:color="auto"/>
        <w:left w:val="none" w:sz="0" w:space="0" w:color="auto"/>
        <w:bottom w:val="none" w:sz="0" w:space="0" w:color="auto"/>
        <w:right w:val="none" w:sz="0" w:space="0" w:color="auto"/>
      </w:divBdr>
    </w:div>
    <w:div w:id="371537551">
      <w:bodyDiv w:val="1"/>
      <w:marLeft w:val="0"/>
      <w:marRight w:val="0"/>
      <w:marTop w:val="0"/>
      <w:marBottom w:val="0"/>
      <w:divBdr>
        <w:top w:val="none" w:sz="0" w:space="0" w:color="auto"/>
        <w:left w:val="none" w:sz="0" w:space="0" w:color="auto"/>
        <w:bottom w:val="none" w:sz="0" w:space="0" w:color="auto"/>
        <w:right w:val="none" w:sz="0" w:space="0" w:color="auto"/>
      </w:divBdr>
    </w:div>
    <w:div w:id="383481617">
      <w:bodyDiv w:val="1"/>
      <w:marLeft w:val="0"/>
      <w:marRight w:val="0"/>
      <w:marTop w:val="0"/>
      <w:marBottom w:val="0"/>
      <w:divBdr>
        <w:top w:val="none" w:sz="0" w:space="0" w:color="auto"/>
        <w:left w:val="none" w:sz="0" w:space="0" w:color="auto"/>
        <w:bottom w:val="none" w:sz="0" w:space="0" w:color="auto"/>
        <w:right w:val="none" w:sz="0" w:space="0" w:color="auto"/>
      </w:divBdr>
    </w:div>
    <w:div w:id="404912906">
      <w:bodyDiv w:val="1"/>
      <w:marLeft w:val="0"/>
      <w:marRight w:val="0"/>
      <w:marTop w:val="0"/>
      <w:marBottom w:val="0"/>
      <w:divBdr>
        <w:top w:val="none" w:sz="0" w:space="0" w:color="auto"/>
        <w:left w:val="none" w:sz="0" w:space="0" w:color="auto"/>
        <w:bottom w:val="none" w:sz="0" w:space="0" w:color="auto"/>
        <w:right w:val="none" w:sz="0" w:space="0" w:color="auto"/>
      </w:divBdr>
    </w:div>
    <w:div w:id="414673818">
      <w:bodyDiv w:val="1"/>
      <w:marLeft w:val="0"/>
      <w:marRight w:val="0"/>
      <w:marTop w:val="0"/>
      <w:marBottom w:val="0"/>
      <w:divBdr>
        <w:top w:val="none" w:sz="0" w:space="0" w:color="auto"/>
        <w:left w:val="none" w:sz="0" w:space="0" w:color="auto"/>
        <w:bottom w:val="none" w:sz="0" w:space="0" w:color="auto"/>
        <w:right w:val="none" w:sz="0" w:space="0" w:color="auto"/>
      </w:divBdr>
    </w:div>
    <w:div w:id="415827320">
      <w:bodyDiv w:val="1"/>
      <w:marLeft w:val="0"/>
      <w:marRight w:val="0"/>
      <w:marTop w:val="0"/>
      <w:marBottom w:val="0"/>
      <w:divBdr>
        <w:top w:val="none" w:sz="0" w:space="0" w:color="auto"/>
        <w:left w:val="none" w:sz="0" w:space="0" w:color="auto"/>
        <w:bottom w:val="none" w:sz="0" w:space="0" w:color="auto"/>
        <w:right w:val="none" w:sz="0" w:space="0" w:color="auto"/>
      </w:divBdr>
    </w:div>
    <w:div w:id="442843423">
      <w:bodyDiv w:val="1"/>
      <w:marLeft w:val="0"/>
      <w:marRight w:val="0"/>
      <w:marTop w:val="0"/>
      <w:marBottom w:val="0"/>
      <w:divBdr>
        <w:top w:val="none" w:sz="0" w:space="0" w:color="auto"/>
        <w:left w:val="none" w:sz="0" w:space="0" w:color="auto"/>
        <w:bottom w:val="none" w:sz="0" w:space="0" w:color="auto"/>
        <w:right w:val="none" w:sz="0" w:space="0" w:color="auto"/>
      </w:divBdr>
    </w:div>
    <w:div w:id="485901365">
      <w:bodyDiv w:val="1"/>
      <w:marLeft w:val="0"/>
      <w:marRight w:val="0"/>
      <w:marTop w:val="0"/>
      <w:marBottom w:val="0"/>
      <w:divBdr>
        <w:top w:val="none" w:sz="0" w:space="0" w:color="auto"/>
        <w:left w:val="none" w:sz="0" w:space="0" w:color="auto"/>
        <w:bottom w:val="none" w:sz="0" w:space="0" w:color="auto"/>
        <w:right w:val="none" w:sz="0" w:space="0" w:color="auto"/>
      </w:divBdr>
    </w:div>
    <w:div w:id="486291072">
      <w:bodyDiv w:val="1"/>
      <w:marLeft w:val="0"/>
      <w:marRight w:val="0"/>
      <w:marTop w:val="0"/>
      <w:marBottom w:val="0"/>
      <w:divBdr>
        <w:top w:val="none" w:sz="0" w:space="0" w:color="auto"/>
        <w:left w:val="none" w:sz="0" w:space="0" w:color="auto"/>
        <w:bottom w:val="none" w:sz="0" w:space="0" w:color="auto"/>
        <w:right w:val="none" w:sz="0" w:space="0" w:color="auto"/>
      </w:divBdr>
    </w:div>
    <w:div w:id="542711500">
      <w:bodyDiv w:val="1"/>
      <w:marLeft w:val="0"/>
      <w:marRight w:val="0"/>
      <w:marTop w:val="0"/>
      <w:marBottom w:val="0"/>
      <w:divBdr>
        <w:top w:val="none" w:sz="0" w:space="0" w:color="auto"/>
        <w:left w:val="none" w:sz="0" w:space="0" w:color="auto"/>
        <w:bottom w:val="none" w:sz="0" w:space="0" w:color="auto"/>
        <w:right w:val="none" w:sz="0" w:space="0" w:color="auto"/>
      </w:divBdr>
    </w:div>
    <w:div w:id="558173270">
      <w:bodyDiv w:val="1"/>
      <w:marLeft w:val="0"/>
      <w:marRight w:val="0"/>
      <w:marTop w:val="0"/>
      <w:marBottom w:val="0"/>
      <w:divBdr>
        <w:top w:val="none" w:sz="0" w:space="0" w:color="auto"/>
        <w:left w:val="none" w:sz="0" w:space="0" w:color="auto"/>
        <w:bottom w:val="none" w:sz="0" w:space="0" w:color="auto"/>
        <w:right w:val="none" w:sz="0" w:space="0" w:color="auto"/>
      </w:divBdr>
    </w:div>
    <w:div w:id="585379793">
      <w:bodyDiv w:val="1"/>
      <w:marLeft w:val="0"/>
      <w:marRight w:val="0"/>
      <w:marTop w:val="0"/>
      <w:marBottom w:val="0"/>
      <w:divBdr>
        <w:top w:val="none" w:sz="0" w:space="0" w:color="auto"/>
        <w:left w:val="none" w:sz="0" w:space="0" w:color="auto"/>
        <w:bottom w:val="none" w:sz="0" w:space="0" w:color="auto"/>
        <w:right w:val="none" w:sz="0" w:space="0" w:color="auto"/>
      </w:divBdr>
    </w:div>
    <w:div w:id="587732330">
      <w:bodyDiv w:val="1"/>
      <w:marLeft w:val="0"/>
      <w:marRight w:val="0"/>
      <w:marTop w:val="0"/>
      <w:marBottom w:val="0"/>
      <w:divBdr>
        <w:top w:val="none" w:sz="0" w:space="0" w:color="auto"/>
        <w:left w:val="none" w:sz="0" w:space="0" w:color="auto"/>
        <w:bottom w:val="none" w:sz="0" w:space="0" w:color="auto"/>
        <w:right w:val="none" w:sz="0" w:space="0" w:color="auto"/>
      </w:divBdr>
    </w:div>
    <w:div w:id="603802764">
      <w:bodyDiv w:val="1"/>
      <w:marLeft w:val="0"/>
      <w:marRight w:val="0"/>
      <w:marTop w:val="0"/>
      <w:marBottom w:val="0"/>
      <w:divBdr>
        <w:top w:val="none" w:sz="0" w:space="0" w:color="auto"/>
        <w:left w:val="none" w:sz="0" w:space="0" w:color="auto"/>
        <w:bottom w:val="none" w:sz="0" w:space="0" w:color="auto"/>
        <w:right w:val="none" w:sz="0" w:space="0" w:color="auto"/>
      </w:divBdr>
    </w:div>
    <w:div w:id="666785532">
      <w:bodyDiv w:val="1"/>
      <w:marLeft w:val="0"/>
      <w:marRight w:val="0"/>
      <w:marTop w:val="0"/>
      <w:marBottom w:val="0"/>
      <w:divBdr>
        <w:top w:val="none" w:sz="0" w:space="0" w:color="auto"/>
        <w:left w:val="none" w:sz="0" w:space="0" w:color="auto"/>
        <w:bottom w:val="none" w:sz="0" w:space="0" w:color="auto"/>
        <w:right w:val="none" w:sz="0" w:space="0" w:color="auto"/>
      </w:divBdr>
    </w:div>
    <w:div w:id="678124886">
      <w:bodyDiv w:val="1"/>
      <w:marLeft w:val="0"/>
      <w:marRight w:val="0"/>
      <w:marTop w:val="0"/>
      <w:marBottom w:val="0"/>
      <w:divBdr>
        <w:top w:val="none" w:sz="0" w:space="0" w:color="auto"/>
        <w:left w:val="none" w:sz="0" w:space="0" w:color="auto"/>
        <w:bottom w:val="none" w:sz="0" w:space="0" w:color="auto"/>
        <w:right w:val="none" w:sz="0" w:space="0" w:color="auto"/>
      </w:divBdr>
    </w:div>
    <w:div w:id="683017648">
      <w:bodyDiv w:val="1"/>
      <w:marLeft w:val="0"/>
      <w:marRight w:val="0"/>
      <w:marTop w:val="0"/>
      <w:marBottom w:val="0"/>
      <w:divBdr>
        <w:top w:val="none" w:sz="0" w:space="0" w:color="auto"/>
        <w:left w:val="none" w:sz="0" w:space="0" w:color="auto"/>
        <w:bottom w:val="none" w:sz="0" w:space="0" w:color="auto"/>
        <w:right w:val="none" w:sz="0" w:space="0" w:color="auto"/>
      </w:divBdr>
    </w:div>
    <w:div w:id="697318387">
      <w:bodyDiv w:val="1"/>
      <w:marLeft w:val="0"/>
      <w:marRight w:val="0"/>
      <w:marTop w:val="0"/>
      <w:marBottom w:val="0"/>
      <w:divBdr>
        <w:top w:val="none" w:sz="0" w:space="0" w:color="auto"/>
        <w:left w:val="none" w:sz="0" w:space="0" w:color="auto"/>
        <w:bottom w:val="none" w:sz="0" w:space="0" w:color="auto"/>
        <w:right w:val="none" w:sz="0" w:space="0" w:color="auto"/>
      </w:divBdr>
    </w:div>
    <w:div w:id="725564554">
      <w:bodyDiv w:val="1"/>
      <w:marLeft w:val="0"/>
      <w:marRight w:val="0"/>
      <w:marTop w:val="0"/>
      <w:marBottom w:val="0"/>
      <w:divBdr>
        <w:top w:val="none" w:sz="0" w:space="0" w:color="auto"/>
        <w:left w:val="none" w:sz="0" w:space="0" w:color="auto"/>
        <w:bottom w:val="none" w:sz="0" w:space="0" w:color="auto"/>
        <w:right w:val="none" w:sz="0" w:space="0" w:color="auto"/>
      </w:divBdr>
    </w:div>
    <w:div w:id="727340605">
      <w:bodyDiv w:val="1"/>
      <w:marLeft w:val="0"/>
      <w:marRight w:val="0"/>
      <w:marTop w:val="0"/>
      <w:marBottom w:val="0"/>
      <w:divBdr>
        <w:top w:val="none" w:sz="0" w:space="0" w:color="auto"/>
        <w:left w:val="none" w:sz="0" w:space="0" w:color="auto"/>
        <w:bottom w:val="none" w:sz="0" w:space="0" w:color="auto"/>
        <w:right w:val="none" w:sz="0" w:space="0" w:color="auto"/>
      </w:divBdr>
    </w:div>
    <w:div w:id="736636440">
      <w:bodyDiv w:val="1"/>
      <w:marLeft w:val="0"/>
      <w:marRight w:val="0"/>
      <w:marTop w:val="0"/>
      <w:marBottom w:val="0"/>
      <w:divBdr>
        <w:top w:val="none" w:sz="0" w:space="0" w:color="auto"/>
        <w:left w:val="none" w:sz="0" w:space="0" w:color="auto"/>
        <w:bottom w:val="none" w:sz="0" w:space="0" w:color="auto"/>
        <w:right w:val="none" w:sz="0" w:space="0" w:color="auto"/>
      </w:divBdr>
    </w:div>
    <w:div w:id="742416540">
      <w:bodyDiv w:val="1"/>
      <w:marLeft w:val="0"/>
      <w:marRight w:val="0"/>
      <w:marTop w:val="0"/>
      <w:marBottom w:val="0"/>
      <w:divBdr>
        <w:top w:val="none" w:sz="0" w:space="0" w:color="auto"/>
        <w:left w:val="none" w:sz="0" w:space="0" w:color="auto"/>
        <w:bottom w:val="none" w:sz="0" w:space="0" w:color="auto"/>
        <w:right w:val="none" w:sz="0" w:space="0" w:color="auto"/>
      </w:divBdr>
    </w:div>
    <w:div w:id="754281488">
      <w:bodyDiv w:val="1"/>
      <w:marLeft w:val="0"/>
      <w:marRight w:val="0"/>
      <w:marTop w:val="0"/>
      <w:marBottom w:val="0"/>
      <w:divBdr>
        <w:top w:val="none" w:sz="0" w:space="0" w:color="auto"/>
        <w:left w:val="none" w:sz="0" w:space="0" w:color="auto"/>
        <w:bottom w:val="none" w:sz="0" w:space="0" w:color="auto"/>
        <w:right w:val="none" w:sz="0" w:space="0" w:color="auto"/>
      </w:divBdr>
    </w:div>
    <w:div w:id="777717074">
      <w:bodyDiv w:val="1"/>
      <w:marLeft w:val="0"/>
      <w:marRight w:val="0"/>
      <w:marTop w:val="0"/>
      <w:marBottom w:val="0"/>
      <w:divBdr>
        <w:top w:val="none" w:sz="0" w:space="0" w:color="auto"/>
        <w:left w:val="none" w:sz="0" w:space="0" w:color="auto"/>
        <w:bottom w:val="none" w:sz="0" w:space="0" w:color="auto"/>
        <w:right w:val="none" w:sz="0" w:space="0" w:color="auto"/>
      </w:divBdr>
    </w:div>
    <w:div w:id="807673050">
      <w:bodyDiv w:val="1"/>
      <w:marLeft w:val="0"/>
      <w:marRight w:val="0"/>
      <w:marTop w:val="0"/>
      <w:marBottom w:val="0"/>
      <w:divBdr>
        <w:top w:val="none" w:sz="0" w:space="0" w:color="auto"/>
        <w:left w:val="none" w:sz="0" w:space="0" w:color="auto"/>
        <w:bottom w:val="none" w:sz="0" w:space="0" w:color="auto"/>
        <w:right w:val="none" w:sz="0" w:space="0" w:color="auto"/>
      </w:divBdr>
    </w:div>
    <w:div w:id="808477595">
      <w:bodyDiv w:val="1"/>
      <w:marLeft w:val="0"/>
      <w:marRight w:val="0"/>
      <w:marTop w:val="0"/>
      <w:marBottom w:val="0"/>
      <w:divBdr>
        <w:top w:val="none" w:sz="0" w:space="0" w:color="auto"/>
        <w:left w:val="none" w:sz="0" w:space="0" w:color="auto"/>
        <w:bottom w:val="none" w:sz="0" w:space="0" w:color="auto"/>
        <w:right w:val="none" w:sz="0" w:space="0" w:color="auto"/>
      </w:divBdr>
    </w:div>
    <w:div w:id="830292728">
      <w:bodyDiv w:val="1"/>
      <w:marLeft w:val="0"/>
      <w:marRight w:val="0"/>
      <w:marTop w:val="0"/>
      <w:marBottom w:val="0"/>
      <w:divBdr>
        <w:top w:val="none" w:sz="0" w:space="0" w:color="auto"/>
        <w:left w:val="none" w:sz="0" w:space="0" w:color="auto"/>
        <w:bottom w:val="none" w:sz="0" w:space="0" w:color="auto"/>
        <w:right w:val="none" w:sz="0" w:space="0" w:color="auto"/>
      </w:divBdr>
    </w:div>
    <w:div w:id="868756052">
      <w:bodyDiv w:val="1"/>
      <w:marLeft w:val="0"/>
      <w:marRight w:val="0"/>
      <w:marTop w:val="0"/>
      <w:marBottom w:val="0"/>
      <w:divBdr>
        <w:top w:val="none" w:sz="0" w:space="0" w:color="auto"/>
        <w:left w:val="none" w:sz="0" w:space="0" w:color="auto"/>
        <w:bottom w:val="none" w:sz="0" w:space="0" w:color="auto"/>
        <w:right w:val="none" w:sz="0" w:space="0" w:color="auto"/>
      </w:divBdr>
    </w:div>
    <w:div w:id="871766636">
      <w:bodyDiv w:val="1"/>
      <w:marLeft w:val="0"/>
      <w:marRight w:val="0"/>
      <w:marTop w:val="0"/>
      <w:marBottom w:val="0"/>
      <w:divBdr>
        <w:top w:val="none" w:sz="0" w:space="0" w:color="auto"/>
        <w:left w:val="none" w:sz="0" w:space="0" w:color="auto"/>
        <w:bottom w:val="none" w:sz="0" w:space="0" w:color="auto"/>
        <w:right w:val="none" w:sz="0" w:space="0" w:color="auto"/>
      </w:divBdr>
    </w:div>
    <w:div w:id="883256863">
      <w:bodyDiv w:val="1"/>
      <w:marLeft w:val="0"/>
      <w:marRight w:val="0"/>
      <w:marTop w:val="0"/>
      <w:marBottom w:val="0"/>
      <w:divBdr>
        <w:top w:val="none" w:sz="0" w:space="0" w:color="auto"/>
        <w:left w:val="none" w:sz="0" w:space="0" w:color="auto"/>
        <w:bottom w:val="none" w:sz="0" w:space="0" w:color="auto"/>
        <w:right w:val="none" w:sz="0" w:space="0" w:color="auto"/>
      </w:divBdr>
    </w:div>
    <w:div w:id="883520876">
      <w:bodyDiv w:val="1"/>
      <w:marLeft w:val="0"/>
      <w:marRight w:val="0"/>
      <w:marTop w:val="0"/>
      <w:marBottom w:val="0"/>
      <w:divBdr>
        <w:top w:val="none" w:sz="0" w:space="0" w:color="auto"/>
        <w:left w:val="none" w:sz="0" w:space="0" w:color="auto"/>
        <w:bottom w:val="none" w:sz="0" w:space="0" w:color="auto"/>
        <w:right w:val="none" w:sz="0" w:space="0" w:color="auto"/>
      </w:divBdr>
    </w:div>
    <w:div w:id="889612678">
      <w:bodyDiv w:val="1"/>
      <w:marLeft w:val="0"/>
      <w:marRight w:val="0"/>
      <w:marTop w:val="0"/>
      <w:marBottom w:val="0"/>
      <w:divBdr>
        <w:top w:val="none" w:sz="0" w:space="0" w:color="auto"/>
        <w:left w:val="none" w:sz="0" w:space="0" w:color="auto"/>
        <w:bottom w:val="none" w:sz="0" w:space="0" w:color="auto"/>
        <w:right w:val="none" w:sz="0" w:space="0" w:color="auto"/>
      </w:divBdr>
    </w:div>
    <w:div w:id="917792894">
      <w:bodyDiv w:val="1"/>
      <w:marLeft w:val="0"/>
      <w:marRight w:val="0"/>
      <w:marTop w:val="0"/>
      <w:marBottom w:val="0"/>
      <w:divBdr>
        <w:top w:val="none" w:sz="0" w:space="0" w:color="auto"/>
        <w:left w:val="none" w:sz="0" w:space="0" w:color="auto"/>
        <w:bottom w:val="none" w:sz="0" w:space="0" w:color="auto"/>
        <w:right w:val="none" w:sz="0" w:space="0" w:color="auto"/>
      </w:divBdr>
    </w:div>
    <w:div w:id="920220307">
      <w:bodyDiv w:val="1"/>
      <w:marLeft w:val="0"/>
      <w:marRight w:val="0"/>
      <w:marTop w:val="0"/>
      <w:marBottom w:val="0"/>
      <w:divBdr>
        <w:top w:val="none" w:sz="0" w:space="0" w:color="auto"/>
        <w:left w:val="none" w:sz="0" w:space="0" w:color="auto"/>
        <w:bottom w:val="none" w:sz="0" w:space="0" w:color="auto"/>
        <w:right w:val="none" w:sz="0" w:space="0" w:color="auto"/>
      </w:divBdr>
    </w:div>
    <w:div w:id="921067646">
      <w:bodyDiv w:val="1"/>
      <w:marLeft w:val="0"/>
      <w:marRight w:val="0"/>
      <w:marTop w:val="0"/>
      <w:marBottom w:val="0"/>
      <w:divBdr>
        <w:top w:val="none" w:sz="0" w:space="0" w:color="auto"/>
        <w:left w:val="none" w:sz="0" w:space="0" w:color="auto"/>
        <w:bottom w:val="none" w:sz="0" w:space="0" w:color="auto"/>
        <w:right w:val="none" w:sz="0" w:space="0" w:color="auto"/>
      </w:divBdr>
    </w:div>
    <w:div w:id="926184064">
      <w:bodyDiv w:val="1"/>
      <w:marLeft w:val="0"/>
      <w:marRight w:val="0"/>
      <w:marTop w:val="0"/>
      <w:marBottom w:val="0"/>
      <w:divBdr>
        <w:top w:val="none" w:sz="0" w:space="0" w:color="auto"/>
        <w:left w:val="none" w:sz="0" w:space="0" w:color="auto"/>
        <w:bottom w:val="none" w:sz="0" w:space="0" w:color="auto"/>
        <w:right w:val="none" w:sz="0" w:space="0" w:color="auto"/>
      </w:divBdr>
    </w:div>
    <w:div w:id="926501415">
      <w:bodyDiv w:val="1"/>
      <w:marLeft w:val="0"/>
      <w:marRight w:val="0"/>
      <w:marTop w:val="0"/>
      <w:marBottom w:val="0"/>
      <w:divBdr>
        <w:top w:val="none" w:sz="0" w:space="0" w:color="auto"/>
        <w:left w:val="none" w:sz="0" w:space="0" w:color="auto"/>
        <w:bottom w:val="none" w:sz="0" w:space="0" w:color="auto"/>
        <w:right w:val="none" w:sz="0" w:space="0" w:color="auto"/>
      </w:divBdr>
    </w:div>
    <w:div w:id="926814766">
      <w:bodyDiv w:val="1"/>
      <w:marLeft w:val="0"/>
      <w:marRight w:val="0"/>
      <w:marTop w:val="0"/>
      <w:marBottom w:val="0"/>
      <w:divBdr>
        <w:top w:val="none" w:sz="0" w:space="0" w:color="auto"/>
        <w:left w:val="none" w:sz="0" w:space="0" w:color="auto"/>
        <w:bottom w:val="none" w:sz="0" w:space="0" w:color="auto"/>
        <w:right w:val="none" w:sz="0" w:space="0" w:color="auto"/>
      </w:divBdr>
    </w:div>
    <w:div w:id="945579543">
      <w:bodyDiv w:val="1"/>
      <w:marLeft w:val="0"/>
      <w:marRight w:val="0"/>
      <w:marTop w:val="0"/>
      <w:marBottom w:val="0"/>
      <w:divBdr>
        <w:top w:val="none" w:sz="0" w:space="0" w:color="auto"/>
        <w:left w:val="none" w:sz="0" w:space="0" w:color="auto"/>
        <w:bottom w:val="none" w:sz="0" w:space="0" w:color="auto"/>
        <w:right w:val="none" w:sz="0" w:space="0" w:color="auto"/>
      </w:divBdr>
    </w:div>
    <w:div w:id="948125642">
      <w:bodyDiv w:val="1"/>
      <w:marLeft w:val="0"/>
      <w:marRight w:val="0"/>
      <w:marTop w:val="0"/>
      <w:marBottom w:val="0"/>
      <w:divBdr>
        <w:top w:val="none" w:sz="0" w:space="0" w:color="auto"/>
        <w:left w:val="none" w:sz="0" w:space="0" w:color="auto"/>
        <w:bottom w:val="none" w:sz="0" w:space="0" w:color="auto"/>
        <w:right w:val="none" w:sz="0" w:space="0" w:color="auto"/>
      </w:divBdr>
    </w:div>
    <w:div w:id="952057676">
      <w:bodyDiv w:val="1"/>
      <w:marLeft w:val="0"/>
      <w:marRight w:val="0"/>
      <w:marTop w:val="0"/>
      <w:marBottom w:val="0"/>
      <w:divBdr>
        <w:top w:val="none" w:sz="0" w:space="0" w:color="auto"/>
        <w:left w:val="none" w:sz="0" w:space="0" w:color="auto"/>
        <w:bottom w:val="none" w:sz="0" w:space="0" w:color="auto"/>
        <w:right w:val="none" w:sz="0" w:space="0" w:color="auto"/>
      </w:divBdr>
    </w:div>
    <w:div w:id="963849538">
      <w:bodyDiv w:val="1"/>
      <w:marLeft w:val="0"/>
      <w:marRight w:val="0"/>
      <w:marTop w:val="0"/>
      <w:marBottom w:val="0"/>
      <w:divBdr>
        <w:top w:val="none" w:sz="0" w:space="0" w:color="auto"/>
        <w:left w:val="none" w:sz="0" w:space="0" w:color="auto"/>
        <w:bottom w:val="none" w:sz="0" w:space="0" w:color="auto"/>
        <w:right w:val="none" w:sz="0" w:space="0" w:color="auto"/>
      </w:divBdr>
    </w:div>
    <w:div w:id="963996891">
      <w:bodyDiv w:val="1"/>
      <w:marLeft w:val="0"/>
      <w:marRight w:val="0"/>
      <w:marTop w:val="0"/>
      <w:marBottom w:val="0"/>
      <w:divBdr>
        <w:top w:val="none" w:sz="0" w:space="0" w:color="auto"/>
        <w:left w:val="none" w:sz="0" w:space="0" w:color="auto"/>
        <w:bottom w:val="none" w:sz="0" w:space="0" w:color="auto"/>
        <w:right w:val="none" w:sz="0" w:space="0" w:color="auto"/>
      </w:divBdr>
    </w:div>
    <w:div w:id="984893049">
      <w:bodyDiv w:val="1"/>
      <w:marLeft w:val="0"/>
      <w:marRight w:val="0"/>
      <w:marTop w:val="0"/>
      <w:marBottom w:val="0"/>
      <w:divBdr>
        <w:top w:val="none" w:sz="0" w:space="0" w:color="auto"/>
        <w:left w:val="none" w:sz="0" w:space="0" w:color="auto"/>
        <w:bottom w:val="none" w:sz="0" w:space="0" w:color="auto"/>
        <w:right w:val="none" w:sz="0" w:space="0" w:color="auto"/>
      </w:divBdr>
    </w:div>
    <w:div w:id="1003047588">
      <w:bodyDiv w:val="1"/>
      <w:marLeft w:val="0"/>
      <w:marRight w:val="0"/>
      <w:marTop w:val="0"/>
      <w:marBottom w:val="0"/>
      <w:divBdr>
        <w:top w:val="none" w:sz="0" w:space="0" w:color="auto"/>
        <w:left w:val="none" w:sz="0" w:space="0" w:color="auto"/>
        <w:bottom w:val="none" w:sz="0" w:space="0" w:color="auto"/>
        <w:right w:val="none" w:sz="0" w:space="0" w:color="auto"/>
      </w:divBdr>
    </w:div>
    <w:div w:id="1005014914">
      <w:bodyDiv w:val="1"/>
      <w:marLeft w:val="0"/>
      <w:marRight w:val="0"/>
      <w:marTop w:val="0"/>
      <w:marBottom w:val="0"/>
      <w:divBdr>
        <w:top w:val="none" w:sz="0" w:space="0" w:color="auto"/>
        <w:left w:val="none" w:sz="0" w:space="0" w:color="auto"/>
        <w:bottom w:val="none" w:sz="0" w:space="0" w:color="auto"/>
        <w:right w:val="none" w:sz="0" w:space="0" w:color="auto"/>
      </w:divBdr>
    </w:div>
    <w:div w:id="1021591399">
      <w:bodyDiv w:val="1"/>
      <w:marLeft w:val="0"/>
      <w:marRight w:val="0"/>
      <w:marTop w:val="0"/>
      <w:marBottom w:val="0"/>
      <w:divBdr>
        <w:top w:val="none" w:sz="0" w:space="0" w:color="auto"/>
        <w:left w:val="none" w:sz="0" w:space="0" w:color="auto"/>
        <w:bottom w:val="none" w:sz="0" w:space="0" w:color="auto"/>
        <w:right w:val="none" w:sz="0" w:space="0" w:color="auto"/>
      </w:divBdr>
    </w:div>
    <w:div w:id="1058089129">
      <w:bodyDiv w:val="1"/>
      <w:marLeft w:val="0"/>
      <w:marRight w:val="0"/>
      <w:marTop w:val="0"/>
      <w:marBottom w:val="0"/>
      <w:divBdr>
        <w:top w:val="none" w:sz="0" w:space="0" w:color="auto"/>
        <w:left w:val="none" w:sz="0" w:space="0" w:color="auto"/>
        <w:bottom w:val="none" w:sz="0" w:space="0" w:color="auto"/>
        <w:right w:val="none" w:sz="0" w:space="0" w:color="auto"/>
      </w:divBdr>
    </w:div>
    <w:div w:id="1066612988">
      <w:bodyDiv w:val="1"/>
      <w:marLeft w:val="0"/>
      <w:marRight w:val="0"/>
      <w:marTop w:val="0"/>
      <w:marBottom w:val="0"/>
      <w:divBdr>
        <w:top w:val="none" w:sz="0" w:space="0" w:color="auto"/>
        <w:left w:val="none" w:sz="0" w:space="0" w:color="auto"/>
        <w:bottom w:val="none" w:sz="0" w:space="0" w:color="auto"/>
        <w:right w:val="none" w:sz="0" w:space="0" w:color="auto"/>
      </w:divBdr>
    </w:div>
    <w:div w:id="1071079014">
      <w:bodyDiv w:val="1"/>
      <w:marLeft w:val="0"/>
      <w:marRight w:val="0"/>
      <w:marTop w:val="0"/>
      <w:marBottom w:val="0"/>
      <w:divBdr>
        <w:top w:val="none" w:sz="0" w:space="0" w:color="auto"/>
        <w:left w:val="none" w:sz="0" w:space="0" w:color="auto"/>
        <w:bottom w:val="none" w:sz="0" w:space="0" w:color="auto"/>
        <w:right w:val="none" w:sz="0" w:space="0" w:color="auto"/>
      </w:divBdr>
    </w:div>
    <w:div w:id="1072890411">
      <w:bodyDiv w:val="1"/>
      <w:marLeft w:val="0"/>
      <w:marRight w:val="0"/>
      <w:marTop w:val="0"/>
      <w:marBottom w:val="0"/>
      <w:divBdr>
        <w:top w:val="none" w:sz="0" w:space="0" w:color="auto"/>
        <w:left w:val="none" w:sz="0" w:space="0" w:color="auto"/>
        <w:bottom w:val="none" w:sz="0" w:space="0" w:color="auto"/>
        <w:right w:val="none" w:sz="0" w:space="0" w:color="auto"/>
      </w:divBdr>
    </w:div>
    <w:div w:id="1086271125">
      <w:bodyDiv w:val="1"/>
      <w:marLeft w:val="0"/>
      <w:marRight w:val="0"/>
      <w:marTop w:val="0"/>
      <w:marBottom w:val="0"/>
      <w:divBdr>
        <w:top w:val="none" w:sz="0" w:space="0" w:color="auto"/>
        <w:left w:val="none" w:sz="0" w:space="0" w:color="auto"/>
        <w:bottom w:val="none" w:sz="0" w:space="0" w:color="auto"/>
        <w:right w:val="none" w:sz="0" w:space="0" w:color="auto"/>
      </w:divBdr>
    </w:div>
    <w:div w:id="1099837969">
      <w:bodyDiv w:val="1"/>
      <w:marLeft w:val="0"/>
      <w:marRight w:val="0"/>
      <w:marTop w:val="0"/>
      <w:marBottom w:val="0"/>
      <w:divBdr>
        <w:top w:val="none" w:sz="0" w:space="0" w:color="auto"/>
        <w:left w:val="none" w:sz="0" w:space="0" w:color="auto"/>
        <w:bottom w:val="none" w:sz="0" w:space="0" w:color="auto"/>
        <w:right w:val="none" w:sz="0" w:space="0" w:color="auto"/>
      </w:divBdr>
    </w:div>
    <w:div w:id="1113093927">
      <w:bodyDiv w:val="1"/>
      <w:marLeft w:val="0"/>
      <w:marRight w:val="0"/>
      <w:marTop w:val="0"/>
      <w:marBottom w:val="0"/>
      <w:divBdr>
        <w:top w:val="none" w:sz="0" w:space="0" w:color="auto"/>
        <w:left w:val="none" w:sz="0" w:space="0" w:color="auto"/>
        <w:bottom w:val="none" w:sz="0" w:space="0" w:color="auto"/>
        <w:right w:val="none" w:sz="0" w:space="0" w:color="auto"/>
      </w:divBdr>
    </w:div>
    <w:div w:id="1116605323">
      <w:bodyDiv w:val="1"/>
      <w:marLeft w:val="0"/>
      <w:marRight w:val="0"/>
      <w:marTop w:val="0"/>
      <w:marBottom w:val="0"/>
      <w:divBdr>
        <w:top w:val="none" w:sz="0" w:space="0" w:color="auto"/>
        <w:left w:val="none" w:sz="0" w:space="0" w:color="auto"/>
        <w:bottom w:val="none" w:sz="0" w:space="0" w:color="auto"/>
        <w:right w:val="none" w:sz="0" w:space="0" w:color="auto"/>
      </w:divBdr>
    </w:div>
    <w:div w:id="1118524070">
      <w:bodyDiv w:val="1"/>
      <w:marLeft w:val="0"/>
      <w:marRight w:val="0"/>
      <w:marTop w:val="0"/>
      <w:marBottom w:val="0"/>
      <w:divBdr>
        <w:top w:val="none" w:sz="0" w:space="0" w:color="auto"/>
        <w:left w:val="none" w:sz="0" w:space="0" w:color="auto"/>
        <w:bottom w:val="none" w:sz="0" w:space="0" w:color="auto"/>
        <w:right w:val="none" w:sz="0" w:space="0" w:color="auto"/>
      </w:divBdr>
    </w:div>
    <w:div w:id="1127242867">
      <w:bodyDiv w:val="1"/>
      <w:marLeft w:val="0"/>
      <w:marRight w:val="0"/>
      <w:marTop w:val="0"/>
      <w:marBottom w:val="0"/>
      <w:divBdr>
        <w:top w:val="none" w:sz="0" w:space="0" w:color="auto"/>
        <w:left w:val="none" w:sz="0" w:space="0" w:color="auto"/>
        <w:bottom w:val="none" w:sz="0" w:space="0" w:color="auto"/>
        <w:right w:val="none" w:sz="0" w:space="0" w:color="auto"/>
      </w:divBdr>
    </w:div>
    <w:div w:id="1127310935">
      <w:bodyDiv w:val="1"/>
      <w:marLeft w:val="0"/>
      <w:marRight w:val="0"/>
      <w:marTop w:val="0"/>
      <w:marBottom w:val="0"/>
      <w:divBdr>
        <w:top w:val="none" w:sz="0" w:space="0" w:color="auto"/>
        <w:left w:val="none" w:sz="0" w:space="0" w:color="auto"/>
        <w:bottom w:val="none" w:sz="0" w:space="0" w:color="auto"/>
        <w:right w:val="none" w:sz="0" w:space="0" w:color="auto"/>
      </w:divBdr>
    </w:div>
    <w:div w:id="1128933909">
      <w:bodyDiv w:val="1"/>
      <w:marLeft w:val="0"/>
      <w:marRight w:val="0"/>
      <w:marTop w:val="0"/>
      <w:marBottom w:val="0"/>
      <w:divBdr>
        <w:top w:val="none" w:sz="0" w:space="0" w:color="auto"/>
        <w:left w:val="none" w:sz="0" w:space="0" w:color="auto"/>
        <w:bottom w:val="none" w:sz="0" w:space="0" w:color="auto"/>
        <w:right w:val="none" w:sz="0" w:space="0" w:color="auto"/>
      </w:divBdr>
    </w:div>
    <w:div w:id="1135634786">
      <w:bodyDiv w:val="1"/>
      <w:marLeft w:val="0"/>
      <w:marRight w:val="0"/>
      <w:marTop w:val="0"/>
      <w:marBottom w:val="0"/>
      <w:divBdr>
        <w:top w:val="none" w:sz="0" w:space="0" w:color="auto"/>
        <w:left w:val="none" w:sz="0" w:space="0" w:color="auto"/>
        <w:bottom w:val="none" w:sz="0" w:space="0" w:color="auto"/>
        <w:right w:val="none" w:sz="0" w:space="0" w:color="auto"/>
      </w:divBdr>
    </w:div>
    <w:div w:id="1170364650">
      <w:bodyDiv w:val="1"/>
      <w:marLeft w:val="0"/>
      <w:marRight w:val="0"/>
      <w:marTop w:val="0"/>
      <w:marBottom w:val="0"/>
      <w:divBdr>
        <w:top w:val="none" w:sz="0" w:space="0" w:color="auto"/>
        <w:left w:val="none" w:sz="0" w:space="0" w:color="auto"/>
        <w:bottom w:val="none" w:sz="0" w:space="0" w:color="auto"/>
        <w:right w:val="none" w:sz="0" w:space="0" w:color="auto"/>
      </w:divBdr>
    </w:div>
    <w:div w:id="1181891553">
      <w:bodyDiv w:val="1"/>
      <w:marLeft w:val="0"/>
      <w:marRight w:val="0"/>
      <w:marTop w:val="0"/>
      <w:marBottom w:val="0"/>
      <w:divBdr>
        <w:top w:val="none" w:sz="0" w:space="0" w:color="auto"/>
        <w:left w:val="none" w:sz="0" w:space="0" w:color="auto"/>
        <w:bottom w:val="none" w:sz="0" w:space="0" w:color="auto"/>
        <w:right w:val="none" w:sz="0" w:space="0" w:color="auto"/>
      </w:divBdr>
    </w:div>
    <w:div w:id="1197624758">
      <w:bodyDiv w:val="1"/>
      <w:marLeft w:val="0"/>
      <w:marRight w:val="0"/>
      <w:marTop w:val="0"/>
      <w:marBottom w:val="0"/>
      <w:divBdr>
        <w:top w:val="none" w:sz="0" w:space="0" w:color="auto"/>
        <w:left w:val="none" w:sz="0" w:space="0" w:color="auto"/>
        <w:bottom w:val="none" w:sz="0" w:space="0" w:color="auto"/>
        <w:right w:val="none" w:sz="0" w:space="0" w:color="auto"/>
      </w:divBdr>
    </w:div>
    <w:div w:id="1243367679">
      <w:bodyDiv w:val="1"/>
      <w:marLeft w:val="0"/>
      <w:marRight w:val="0"/>
      <w:marTop w:val="0"/>
      <w:marBottom w:val="0"/>
      <w:divBdr>
        <w:top w:val="none" w:sz="0" w:space="0" w:color="auto"/>
        <w:left w:val="none" w:sz="0" w:space="0" w:color="auto"/>
        <w:bottom w:val="none" w:sz="0" w:space="0" w:color="auto"/>
        <w:right w:val="none" w:sz="0" w:space="0" w:color="auto"/>
      </w:divBdr>
    </w:div>
    <w:div w:id="1243687591">
      <w:bodyDiv w:val="1"/>
      <w:marLeft w:val="0"/>
      <w:marRight w:val="0"/>
      <w:marTop w:val="0"/>
      <w:marBottom w:val="0"/>
      <w:divBdr>
        <w:top w:val="none" w:sz="0" w:space="0" w:color="auto"/>
        <w:left w:val="none" w:sz="0" w:space="0" w:color="auto"/>
        <w:bottom w:val="none" w:sz="0" w:space="0" w:color="auto"/>
        <w:right w:val="none" w:sz="0" w:space="0" w:color="auto"/>
      </w:divBdr>
    </w:div>
    <w:div w:id="1247347195">
      <w:bodyDiv w:val="1"/>
      <w:marLeft w:val="0"/>
      <w:marRight w:val="0"/>
      <w:marTop w:val="0"/>
      <w:marBottom w:val="0"/>
      <w:divBdr>
        <w:top w:val="none" w:sz="0" w:space="0" w:color="auto"/>
        <w:left w:val="none" w:sz="0" w:space="0" w:color="auto"/>
        <w:bottom w:val="none" w:sz="0" w:space="0" w:color="auto"/>
        <w:right w:val="none" w:sz="0" w:space="0" w:color="auto"/>
      </w:divBdr>
    </w:div>
    <w:div w:id="1267737307">
      <w:bodyDiv w:val="1"/>
      <w:marLeft w:val="0"/>
      <w:marRight w:val="0"/>
      <w:marTop w:val="0"/>
      <w:marBottom w:val="0"/>
      <w:divBdr>
        <w:top w:val="none" w:sz="0" w:space="0" w:color="auto"/>
        <w:left w:val="none" w:sz="0" w:space="0" w:color="auto"/>
        <w:bottom w:val="none" w:sz="0" w:space="0" w:color="auto"/>
        <w:right w:val="none" w:sz="0" w:space="0" w:color="auto"/>
      </w:divBdr>
    </w:div>
    <w:div w:id="1272854311">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
    <w:div w:id="1298562579">
      <w:bodyDiv w:val="1"/>
      <w:marLeft w:val="0"/>
      <w:marRight w:val="0"/>
      <w:marTop w:val="0"/>
      <w:marBottom w:val="0"/>
      <w:divBdr>
        <w:top w:val="none" w:sz="0" w:space="0" w:color="auto"/>
        <w:left w:val="none" w:sz="0" w:space="0" w:color="auto"/>
        <w:bottom w:val="none" w:sz="0" w:space="0" w:color="auto"/>
        <w:right w:val="none" w:sz="0" w:space="0" w:color="auto"/>
      </w:divBdr>
    </w:div>
    <w:div w:id="1314870723">
      <w:bodyDiv w:val="1"/>
      <w:marLeft w:val="0"/>
      <w:marRight w:val="0"/>
      <w:marTop w:val="0"/>
      <w:marBottom w:val="0"/>
      <w:divBdr>
        <w:top w:val="none" w:sz="0" w:space="0" w:color="auto"/>
        <w:left w:val="none" w:sz="0" w:space="0" w:color="auto"/>
        <w:bottom w:val="none" w:sz="0" w:space="0" w:color="auto"/>
        <w:right w:val="none" w:sz="0" w:space="0" w:color="auto"/>
      </w:divBdr>
    </w:div>
    <w:div w:id="1320889686">
      <w:bodyDiv w:val="1"/>
      <w:marLeft w:val="0"/>
      <w:marRight w:val="0"/>
      <w:marTop w:val="0"/>
      <w:marBottom w:val="0"/>
      <w:divBdr>
        <w:top w:val="none" w:sz="0" w:space="0" w:color="auto"/>
        <w:left w:val="none" w:sz="0" w:space="0" w:color="auto"/>
        <w:bottom w:val="none" w:sz="0" w:space="0" w:color="auto"/>
        <w:right w:val="none" w:sz="0" w:space="0" w:color="auto"/>
      </w:divBdr>
    </w:div>
    <w:div w:id="1345085201">
      <w:bodyDiv w:val="1"/>
      <w:marLeft w:val="0"/>
      <w:marRight w:val="0"/>
      <w:marTop w:val="0"/>
      <w:marBottom w:val="0"/>
      <w:divBdr>
        <w:top w:val="none" w:sz="0" w:space="0" w:color="auto"/>
        <w:left w:val="none" w:sz="0" w:space="0" w:color="auto"/>
        <w:bottom w:val="none" w:sz="0" w:space="0" w:color="auto"/>
        <w:right w:val="none" w:sz="0" w:space="0" w:color="auto"/>
      </w:divBdr>
    </w:div>
    <w:div w:id="1349332799">
      <w:bodyDiv w:val="1"/>
      <w:marLeft w:val="0"/>
      <w:marRight w:val="0"/>
      <w:marTop w:val="0"/>
      <w:marBottom w:val="0"/>
      <w:divBdr>
        <w:top w:val="none" w:sz="0" w:space="0" w:color="auto"/>
        <w:left w:val="none" w:sz="0" w:space="0" w:color="auto"/>
        <w:bottom w:val="none" w:sz="0" w:space="0" w:color="auto"/>
        <w:right w:val="none" w:sz="0" w:space="0" w:color="auto"/>
      </w:divBdr>
    </w:div>
    <w:div w:id="1356543043">
      <w:bodyDiv w:val="1"/>
      <w:marLeft w:val="0"/>
      <w:marRight w:val="0"/>
      <w:marTop w:val="0"/>
      <w:marBottom w:val="0"/>
      <w:divBdr>
        <w:top w:val="none" w:sz="0" w:space="0" w:color="auto"/>
        <w:left w:val="none" w:sz="0" w:space="0" w:color="auto"/>
        <w:bottom w:val="none" w:sz="0" w:space="0" w:color="auto"/>
        <w:right w:val="none" w:sz="0" w:space="0" w:color="auto"/>
      </w:divBdr>
    </w:div>
    <w:div w:id="1364355931">
      <w:bodyDiv w:val="1"/>
      <w:marLeft w:val="0"/>
      <w:marRight w:val="0"/>
      <w:marTop w:val="0"/>
      <w:marBottom w:val="0"/>
      <w:divBdr>
        <w:top w:val="none" w:sz="0" w:space="0" w:color="auto"/>
        <w:left w:val="none" w:sz="0" w:space="0" w:color="auto"/>
        <w:bottom w:val="none" w:sz="0" w:space="0" w:color="auto"/>
        <w:right w:val="none" w:sz="0" w:space="0" w:color="auto"/>
      </w:divBdr>
    </w:div>
    <w:div w:id="1396464099">
      <w:bodyDiv w:val="1"/>
      <w:marLeft w:val="0"/>
      <w:marRight w:val="0"/>
      <w:marTop w:val="0"/>
      <w:marBottom w:val="0"/>
      <w:divBdr>
        <w:top w:val="none" w:sz="0" w:space="0" w:color="auto"/>
        <w:left w:val="none" w:sz="0" w:space="0" w:color="auto"/>
        <w:bottom w:val="none" w:sz="0" w:space="0" w:color="auto"/>
        <w:right w:val="none" w:sz="0" w:space="0" w:color="auto"/>
      </w:divBdr>
    </w:div>
    <w:div w:id="1400982549">
      <w:bodyDiv w:val="1"/>
      <w:marLeft w:val="0"/>
      <w:marRight w:val="0"/>
      <w:marTop w:val="0"/>
      <w:marBottom w:val="0"/>
      <w:divBdr>
        <w:top w:val="none" w:sz="0" w:space="0" w:color="auto"/>
        <w:left w:val="none" w:sz="0" w:space="0" w:color="auto"/>
        <w:bottom w:val="none" w:sz="0" w:space="0" w:color="auto"/>
        <w:right w:val="none" w:sz="0" w:space="0" w:color="auto"/>
      </w:divBdr>
    </w:div>
    <w:div w:id="1408966088">
      <w:bodyDiv w:val="1"/>
      <w:marLeft w:val="0"/>
      <w:marRight w:val="0"/>
      <w:marTop w:val="0"/>
      <w:marBottom w:val="0"/>
      <w:divBdr>
        <w:top w:val="none" w:sz="0" w:space="0" w:color="auto"/>
        <w:left w:val="none" w:sz="0" w:space="0" w:color="auto"/>
        <w:bottom w:val="none" w:sz="0" w:space="0" w:color="auto"/>
        <w:right w:val="none" w:sz="0" w:space="0" w:color="auto"/>
      </w:divBdr>
    </w:div>
    <w:div w:id="1416173823">
      <w:bodyDiv w:val="1"/>
      <w:marLeft w:val="0"/>
      <w:marRight w:val="0"/>
      <w:marTop w:val="0"/>
      <w:marBottom w:val="0"/>
      <w:divBdr>
        <w:top w:val="none" w:sz="0" w:space="0" w:color="auto"/>
        <w:left w:val="none" w:sz="0" w:space="0" w:color="auto"/>
        <w:bottom w:val="none" w:sz="0" w:space="0" w:color="auto"/>
        <w:right w:val="none" w:sz="0" w:space="0" w:color="auto"/>
      </w:divBdr>
    </w:div>
    <w:div w:id="1429236797">
      <w:bodyDiv w:val="1"/>
      <w:marLeft w:val="0"/>
      <w:marRight w:val="0"/>
      <w:marTop w:val="0"/>
      <w:marBottom w:val="0"/>
      <w:divBdr>
        <w:top w:val="none" w:sz="0" w:space="0" w:color="auto"/>
        <w:left w:val="none" w:sz="0" w:space="0" w:color="auto"/>
        <w:bottom w:val="none" w:sz="0" w:space="0" w:color="auto"/>
        <w:right w:val="none" w:sz="0" w:space="0" w:color="auto"/>
      </w:divBdr>
    </w:div>
    <w:div w:id="1495754664">
      <w:bodyDiv w:val="1"/>
      <w:marLeft w:val="0"/>
      <w:marRight w:val="0"/>
      <w:marTop w:val="0"/>
      <w:marBottom w:val="0"/>
      <w:divBdr>
        <w:top w:val="none" w:sz="0" w:space="0" w:color="auto"/>
        <w:left w:val="none" w:sz="0" w:space="0" w:color="auto"/>
        <w:bottom w:val="none" w:sz="0" w:space="0" w:color="auto"/>
        <w:right w:val="none" w:sz="0" w:space="0" w:color="auto"/>
      </w:divBdr>
    </w:div>
    <w:div w:id="1497457712">
      <w:bodyDiv w:val="1"/>
      <w:marLeft w:val="0"/>
      <w:marRight w:val="0"/>
      <w:marTop w:val="0"/>
      <w:marBottom w:val="0"/>
      <w:divBdr>
        <w:top w:val="none" w:sz="0" w:space="0" w:color="auto"/>
        <w:left w:val="none" w:sz="0" w:space="0" w:color="auto"/>
        <w:bottom w:val="none" w:sz="0" w:space="0" w:color="auto"/>
        <w:right w:val="none" w:sz="0" w:space="0" w:color="auto"/>
      </w:divBdr>
    </w:div>
    <w:div w:id="1497837718">
      <w:bodyDiv w:val="1"/>
      <w:marLeft w:val="0"/>
      <w:marRight w:val="0"/>
      <w:marTop w:val="0"/>
      <w:marBottom w:val="0"/>
      <w:divBdr>
        <w:top w:val="none" w:sz="0" w:space="0" w:color="auto"/>
        <w:left w:val="none" w:sz="0" w:space="0" w:color="auto"/>
        <w:bottom w:val="none" w:sz="0" w:space="0" w:color="auto"/>
        <w:right w:val="none" w:sz="0" w:space="0" w:color="auto"/>
      </w:divBdr>
    </w:div>
    <w:div w:id="1499999025">
      <w:bodyDiv w:val="1"/>
      <w:marLeft w:val="0"/>
      <w:marRight w:val="0"/>
      <w:marTop w:val="0"/>
      <w:marBottom w:val="0"/>
      <w:divBdr>
        <w:top w:val="none" w:sz="0" w:space="0" w:color="auto"/>
        <w:left w:val="none" w:sz="0" w:space="0" w:color="auto"/>
        <w:bottom w:val="none" w:sz="0" w:space="0" w:color="auto"/>
        <w:right w:val="none" w:sz="0" w:space="0" w:color="auto"/>
      </w:divBdr>
    </w:div>
    <w:div w:id="1504515056">
      <w:bodyDiv w:val="1"/>
      <w:marLeft w:val="0"/>
      <w:marRight w:val="0"/>
      <w:marTop w:val="0"/>
      <w:marBottom w:val="0"/>
      <w:divBdr>
        <w:top w:val="none" w:sz="0" w:space="0" w:color="auto"/>
        <w:left w:val="none" w:sz="0" w:space="0" w:color="auto"/>
        <w:bottom w:val="none" w:sz="0" w:space="0" w:color="auto"/>
        <w:right w:val="none" w:sz="0" w:space="0" w:color="auto"/>
      </w:divBdr>
    </w:div>
    <w:div w:id="1513226561">
      <w:bodyDiv w:val="1"/>
      <w:marLeft w:val="0"/>
      <w:marRight w:val="0"/>
      <w:marTop w:val="0"/>
      <w:marBottom w:val="0"/>
      <w:divBdr>
        <w:top w:val="none" w:sz="0" w:space="0" w:color="auto"/>
        <w:left w:val="none" w:sz="0" w:space="0" w:color="auto"/>
        <w:bottom w:val="none" w:sz="0" w:space="0" w:color="auto"/>
        <w:right w:val="none" w:sz="0" w:space="0" w:color="auto"/>
      </w:divBdr>
    </w:div>
    <w:div w:id="1528833353">
      <w:bodyDiv w:val="1"/>
      <w:marLeft w:val="0"/>
      <w:marRight w:val="0"/>
      <w:marTop w:val="0"/>
      <w:marBottom w:val="0"/>
      <w:divBdr>
        <w:top w:val="none" w:sz="0" w:space="0" w:color="auto"/>
        <w:left w:val="none" w:sz="0" w:space="0" w:color="auto"/>
        <w:bottom w:val="none" w:sz="0" w:space="0" w:color="auto"/>
        <w:right w:val="none" w:sz="0" w:space="0" w:color="auto"/>
      </w:divBdr>
    </w:div>
    <w:div w:id="1547717600">
      <w:bodyDiv w:val="1"/>
      <w:marLeft w:val="0"/>
      <w:marRight w:val="0"/>
      <w:marTop w:val="0"/>
      <w:marBottom w:val="0"/>
      <w:divBdr>
        <w:top w:val="none" w:sz="0" w:space="0" w:color="auto"/>
        <w:left w:val="none" w:sz="0" w:space="0" w:color="auto"/>
        <w:bottom w:val="none" w:sz="0" w:space="0" w:color="auto"/>
        <w:right w:val="none" w:sz="0" w:space="0" w:color="auto"/>
      </w:divBdr>
    </w:div>
    <w:div w:id="1593276910">
      <w:bodyDiv w:val="1"/>
      <w:marLeft w:val="0"/>
      <w:marRight w:val="0"/>
      <w:marTop w:val="0"/>
      <w:marBottom w:val="0"/>
      <w:divBdr>
        <w:top w:val="none" w:sz="0" w:space="0" w:color="auto"/>
        <w:left w:val="none" w:sz="0" w:space="0" w:color="auto"/>
        <w:bottom w:val="none" w:sz="0" w:space="0" w:color="auto"/>
        <w:right w:val="none" w:sz="0" w:space="0" w:color="auto"/>
      </w:divBdr>
    </w:div>
    <w:div w:id="1604456653">
      <w:bodyDiv w:val="1"/>
      <w:marLeft w:val="0"/>
      <w:marRight w:val="0"/>
      <w:marTop w:val="0"/>
      <w:marBottom w:val="0"/>
      <w:divBdr>
        <w:top w:val="none" w:sz="0" w:space="0" w:color="auto"/>
        <w:left w:val="none" w:sz="0" w:space="0" w:color="auto"/>
        <w:bottom w:val="none" w:sz="0" w:space="0" w:color="auto"/>
        <w:right w:val="none" w:sz="0" w:space="0" w:color="auto"/>
      </w:divBdr>
    </w:div>
    <w:div w:id="1614284430">
      <w:bodyDiv w:val="1"/>
      <w:marLeft w:val="0"/>
      <w:marRight w:val="0"/>
      <w:marTop w:val="0"/>
      <w:marBottom w:val="0"/>
      <w:divBdr>
        <w:top w:val="none" w:sz="0" w:space="0" w:color="auto"/>
        <w:left w:val="none" w:sz="0" w:space="0" w:color="auto"/>
        <w:bottom w:val="none" w:sz="0" w:space="0" w:color="auto"/>
        <w:right w:val="none" w:sz="0" w:space="0" w:color="auto"/>
      </w:divBdr>
    </w:div>
    <w:div w:id="1625116037">
      <w:bodyDiv w:val="1"/>
      <w:marLeft w:val="0"/>
      <w:marRight w:val="0"/>
      <w:marTop w:val="0"/>
      <w:marBottom w:val="0"/>
      <w:divBdr>
        <w:top w:val="none" w:sz="0" w:space="0" w:color="auto"/>
        <w:left w:val="none" w:sz="0" w:space="0" w:color="auto"/>
        <w:bottom w:val="none" w:sz="0" w:space="0" w:color="auto"/>
        <w:right w:val="none" w:sz="0" w:space="0" w:color="auto"/>
      </w:divBdr>
    </w:div>
    <w:div w:id="1640375332">
      <w:bodyDiv w:val="1"/>
      <w:marLeft w:val="0"/>
      <w:marRight w:val="0"/>
      <w:marTop w:val="0"/>
      <w:marBottom w:val="0"/>
      <w:divBdr>
        <w:top w:val="none" w:sz="0" w:space="0" w:color="auto"/>
        <w:left w:val="none" w:sz="0" w:space="0" w:color="auto"/>
        <w:bottom w:val="none" w:sz="0" w:space="0" w:color="auto"/>
        <w:right w:val="none" w:sz="0" w:space="0" w:color="auto"/>
      </w:divBdr>
    </w:div>
    <w:div w:id="1752579241">
      <w:bodyDiv w:val="1"/>
      <w:marLeft w:val="0"/>
      <w:marRight w:val="0"/>
      <w:marTop w:val="0"/>
      <w:marBottom w:val="0"/>
      <w:divBdr>
        <w:top w:val="none" w:sz="0" w:space="0" w:color="auto"/>
        <w:left w:val="none" w:sz="0" w:space="0" w:color="auto"/>
        <w:bottom w:val="none" w:sz="0" w:space="0" w:color="auto"/>
        <w:right w:val="none" w:sz="0" w:space="0" w:color="auto"/>
      </w:divBdr>
    </w:div>
    <w:div w:id="1755852691">
      <w:bodyDiv w:val="1"/>
      <w:marLeft w:val="0"/>
      <w:marRight w:val="0"/>
      <w:marTop w:val="0"/>
      <w:marBottom w:val="0"/>
      <w:divBdr>
        <w:top w:val="none" w:sz="0" w:space="0" w:color="auto"/>
        <w:left w:val="none" w:sz="0" w:space="0" w:color="auto"/>
        <w:bottom w:val="none" w:sz="0" w:space="0" w:color="auto"/>
        <w:right w:val="none" w:sz="0" w:space="0" w:color="auto"/>
      </w:divBdr>
    </w:div>
    <w:div w:id="1759322353">
      <w:bodyDiv w:val="1"/>
      <w:marLeft w:val="0"/>
      <w:marRight w:val="0"/>
      <w:marTop w:val="0"/>
      <w:marBottom w:val="0"/>
      <w:divBdr>
        <w:top w:val="none" w:sz="0" w:space="0" w:color="auto"/>
        <w:left w:val="none" w:sz="0" w:space="0" w:color="auto"/>
        <w:bottom w:val="none" w:sz="0" w:space="0" w:color="auto"/>
        <w:right w:val="none" w:sz="0" w:space="0" w:color="auto"/>
      </w:divBdr>
    </w:div>
    <w:div w:id="1761214863">
      <w:bodyDiv w:val="1"/>
      <w:marLeft w:val="0"/>
      <w:marRight w:val="0"/>
      <w:marTop w:val="0"/>
      <w:marBottom w:val="0"/>
      <w:divBdr>
        <w:top w:val="none" w:sz="0" w:space="0" w:color="auto"/>
        <w:left w:val="none" w:sz="0" w:space="0" w:color="auto"/>
        <w:bottom w:val="none" w:sz="0" w:space="0" w:color="auto"/>
        <w:right w:val="none" w:sz="0" w:space="0" w:color="auto"/>
      </w:divBdr>
    </w:div>
    <w:div w:id="1774979618">
      <w:bodyDiv w:val="1"/>
      <w:marLeft w:val="0"/>
      <w:marRight w:val="0"/>
      <w:marTop w:val="0"/>
      <w:marBottom w:val="0"/>
      <w:divBdr>
        <w:top w:val="none" w:sz="0" w:space="0" w:color="auto"/>
        <w:left w:val="none" w:sz="0" w:space="0" w:color="auto"/>
        <w:bottom w:val="none" w:sz="0" w:space="0" w:color="auto"/>
        <w:right w:val="none" w:sz="0" w:space="0" w:color="auto"/>
      </w:divBdr>
    </w:div>
    <w:div w:id="1805394133">
      <w:bodyDiv w:val="1"/>
      <w:marLeft w:val="0"/>
      <w:marRight w:val="0"/>
      <w:marTop w:val="0"/>
      <w:marBottom w:val="0"/>
      <w:divBdr>
        <w:top w:val="none" w:sz="0" w:space="0" w:color="auto"/>
        <w:left w:val="none" w:sz="0" w:space="0" w:color="auto"/>
        <w:bottom w:val="none" w:sz="0" w:space="0" w:color="auto"/>
        <w:right w:val="none" w:sz="0" w:space="0" w:color="auto"/>
      </w:divBdr>
    </w:div>
    <w:div w:id="1805657099">
      <w:bodyDiv w:val="1"/>
      <w:marLeft w:val="0"/>
      <w:marRight w:val="0"/>
      <w:marTop w:val="0"/>
      <w:marBottom w:val="0"/>
      <w:divBdr>
        <w:top w:val="none" w:sz="0" w:space="0" w:color="auto"/>
        <w:left w:val="none" w:sz="0" w:space="0" w:color="auto"/>
        <w:bottom w:val="none" w:sz="0" w:space="0" w:color="auto"/>
        <w:right w:val="none" w:sz="0" w:space="0" w:color="auto"/>
      </w:divBdr>
    </w:div>
    <w:div w:id="1808813874">
      <w:bodyDiv w:val="1"/>
      <w:marLeft w:val="0"/>
      <w:marRight w:val="0"/>
      <w:marTop w:val="0"/>
      <w:marBottom w:val="0"/>
      <w:divBdr>
        <w:top w:val="none" w:sz="0" w:space="0" w:color="auto"/>
        <w:left w:val="none" w:sz="0" w:space="0" w:color="auto"/>
        <w:bottom w:val="none" w:sz="0" w:space="0" w:color="auto"/>
        <w:right w:val="none" w:sz="0" w:space="0" w:color="auto"/>
      </w:divBdr>
    </w:div>
    <w:div w:id="1841653039">
      <w:bodyDiv w:val="1"/>
      <w:marLeft w:val="0"/>
      <w:marRight w:val="0"/>
      <w:marTop w:val="0"/>
      <w:marBottom w:val="0"/>
      <w:divBdr>
        <w:top w:val="none" w:sz="0" w:space="0" w:color="auto"/>
        <w:left w:val="none" w:sz="0" w:space="0" w:color="auto"/>
        <w:bottom w:val="none" w:sz="0" w:space="0" w:color="auto"/>
        <w:right w:val="none" w:sz="0" w:space="0" w:color="auto"/>
      </w:divBdr>
    </w:div>
    <w:div w:id="1872111357">
      <w:bodyDiv w:val="1"/>
      <w:marLeft w:val="0"/>
      <w:marRight w:val="0"/>
      <w:marTop w:val="0"/>
      <w:marBottom w:val="0"/>
      <w:divBdr>
        <w:top w:val="none" w:sz="0" w:space="0" w:color="auto"/>
        <w:left w:val="none" w:sz="0" w:space="0" w:color="auto"/>
        <w:bottom w:val="none" w:sz="0" w:space="0" w:color="auto"/>
        <w:right w:val="none" w:sz="0" w:space="0" w:color="auto"/>
      </w:divBdr>
    </w:div>
    <w:div w:id="1881016894">
      <w:bodyDiv w:val="1"/>
      <w:marLeft w:val="0"/>
      <w:marRight w:val="0"/>
      <w:marTop w:val="0"/>
      <w:marBottom w:val="0"/>
      <w:divBdr>
        <w:top w:val="none" w:sz="0" w:space="0" w:color="auto"/>
        <w:left w:val="none" w:sz="0" w:space="0" w:color="auto"/>
        <w:bottom w:val="none" w:sz="0" w:space="0" w:color="auto"/>
        <w:right w:val="none" w:sz="0" w:space="0" w:color="auto"/>
      </w:divBdr>
    </w:div>
    <w:div w:id="1900624652">
      <w:bodyDiv w:val="1"/>
      <w:marLeft w:val="0"/>
      <w:marRight w:val="0"/>
      <w:marTop w:val="0"/>
      <w:marBottom w:val="0"/>
      <w:divBdr>
        <w:top w:val="none" w:sz="0" w:space="0" w:color="auto"/>
        <w:left w:val="none" w:sz="0" w:space="0" w:color="auto"/>
        <w:bottom w:val="none" w:sz="0" w:space="0" w:color="auto"/>
        <w:right w:val="none" w:sz="0" w:space="0" w:color="auto"/>
      </w:divBdr>
    </w:div>
    <w:div w:id="1948390028">
      <w:bodyDiv w:val="1"/>
      <w:marLeft w:val="0"/>
      <w:marRight w:val="0"/>
      <w:marTop w:val="0"/>
      <w:marBottom w:val="0"/>
      <w:divBdr>
        <w:top w:val="none" w:sz="0" w:space="0" w:color="auto"/>
        <w:left w:val="none" w:sz="0" w:space="0" w:color="auto"/>
        <w:bottom w:val="none" w:sz="0" w:space="0" w:color="auto"/>
        <w:right w:val="none" w:sz="0" w:space="0" w:color="auto"/>
      </w:divBdr>
    </w:div>
    <w:div w:id="1986930305">
      <w:bodyDiv w:val="1"/>
      <w:marLeft w:val="0"/>
      <w:marRight w:val="0"/>
      <w:marTop w:val="0"/>
      <w:marBottom w:val="0"/>
      <w:divBdr>
        <w:top w:val="none" w:sz="0" w:space="0" w:color="auto"/>
        <w:left w:val="none" w:sz="0" w:space="0" w:color="auto"/>
        <w:bottom w:val="none" w:sz="0" w:space="0" w:color="auto"/>
        <w:right w:val="none" w:sz="0" w:space="0" w:color="auto"/>
      </w:divBdr>
    </w:div>
    <w:div w:id="2012753940">
      <w:bodyDiv w:val="1"/>
      <w:marLeft w:val="0"/>
      <w:marRight w:val="0"/>
      <w:marTop w:val="0"/>
      <w:marBottom w:val="0"/>
      <w:divBdr>
        <w:top w:val="none" w:sz="0" w:space="0" w:color="auto"/>
        <w:left w:val="none" w:sz="0" w:space="0" w:color="auto"/>
        <w:bottom w:val="none" w:sz="0" w:space="0" w:color="auto"/>
        <w:right w:val="none" w:sz="0" w:space="0" w:color="auto"/>
      </w:divBdr>
    </w:div>
    <w:div w:id="2036805864">
      <w:bodyDiv w:val="1"/>
      <w:marLeft w:val="0"/>
      <w:marRight w:val="0"/>
      <w:marTop w:val="0"/>
      <w:marBottom w:val="0"/>
      <w:divBdr>
        <w:top w:val="none" w:sz="0" w:space="0" w:color="auto"/>
        <w:left w:val="none" w:sz="0" w:space="0" w:color="auto"/>
        <w:bottom w:val="none" w:sz="0" w:space="0" w:color="auto"/>
        <w:right w:val="none" w:sz="0" w:space="0" w:color="auto"/>
      </w:divBdr>
    </w:div>
    <w:div w:id="2044667388">
      <w:bodyDiv w:val="1"/>
      <w:marLeft w:val="0"/>
      <w:marRight w:val="0"/>
      <w:marTop w:val="0"/>
      <w:marBottom w:val="0"/>
      <w:divBdr>
        <w:top w:val="none" w:sz="0" w:space="0" w:color="auto"/>
        <w:left w:val="none" w:sz="0" w:space="0" w:color="auto"/>
        <w:bottom w:val="none" w:sz="0" w:space="0" w:color="auto"/>
        <w:right w:val="none" w:sz="0" w:space="0" w:color="auto"/>
      </w:divBdr>
    </w:div>
    <w:div w:id="2047287360">
      <w:bodyDiv w:val="1"/>
      <w:marLeft w:val="0"/>
      <w:marRight w:val="0"/>
      <w:marTop w:val="0"/>
      <w:marBottom w:val="0"/>
      <w:divBdr>
        <w:top w:val="none" w:sz="0" w:space="0" w:color="auto"/>
        <w:left w:val="none" w:sz="0" w:space="0" w:color="auto"/>
        <w:bottom w:val="none" w:sz="0" w:space="0" w:color="auto"/>
        <w:right w:val="none" w:sz="0" w:space="0" w:color="auto"/>
      </w:divBdr>
    </w:div>
    <w:div w:id="2047634881">
      <w:bodyDiv w:val="1"/>
      <w:marLeft w:val="0"/>
      <w:marRight w:val="0"/>
      <w:marTop w:val="0"/>
      <w:marBottom w:val="0"/>
      <w:divBdr>
        <w:top w:val="none" w:sz="0" w:space="0" w:color="auto"/>
        <w:left w:val="none" w:sz="0" w:space="0" w:color="auto"/>
        <w:bottom w:val="none" w:sz="0" w:space="0" w:color="auto"/>
        <w:right w:val="none" w:sz="0" w:space="0" w:color="auto"/>
      </w:divBdr>
    </w:div>
    <w:div w:id="2047826624">
      <w:bodyDiv w:val="1"/>
      <w:marLeft w:val="0"/>
      <w:marRight w:val="0"/>
      <w:marTop w:val="0"/>
      <w:marBottom w:val="0"/>
      <w:divBdr>
        <w:top w:val="none" w:sz="0" w:space="0" w:color="auto"/>
        <w:left w:val="none" w:sz="0" w:space="0" w:color="auto"/>
        <w:bottom w:val="none" w:sz="0" w:space="0" w:color="auto"/>
        <w:right w:val="none" w:sz="0" w:space="0" w:color="auto"/>
      </w:divBdr>
    </w:div>
    <w:div w:id="2052000363">
      <w:bodyDiv w:val="1"/>
      <w:marLeft w:val="0"/>
      <w:marRight w:val="0"/>
      <w:marTop w:val="0"/>
      <w:marBottom w:val="0"/>
      <w:divBdr>
        <w:top w:val="none" w:sz="0" w:space="0" w:color="auto"/>
        <w:left w:val="none" w:sz="0" w:space="0" w:color="auto"/>
        <w:bottom w:val="none" w:sz="0" w:space="0" w:color="auto"/>
        <w:right w:val="none" w:sz="0" w:space="0" w:color="auto"/>
      </w:divBdr>
    </w:div>
    <w:div w:id="2065252247">
      <w:bodyDiv w:val="1"/>
      <w:marLeft w:val="0"/>
      <w:marRight w:val="0"/>
      <w:marTop w:val="0"/>
      <w:marBottom w:val="0"/>
      <w:divBdr>
        <w:top w:val="none" w:sz="0" w:space="0" w:color="auto"/>
        <w:left w:val="none" w:sz="0" w:space="0" w:color="auto"/>
        <w:bottom w:val="none" w:sz="0" w:space="0" w:color="auto"/>
        <w:right w:val="none" w:sz="0" w:space="0" w:color="auto"/>
      </w:divBdr>
    </w:div>
    <w:div w:id="2065910141">
      <w:bodyDiv w:val="1"/>
      <w:marLeft w:val="0"/>
      <w:marRight w:val="0"/>
      <w:marTop w:val="0"/>
      <w:marBottom w:val="0"/>
      <w:divBdr>
        <w:top w:val="none" w:sz="0" w:space="0" w:color="auto"/>
        <w:left w:val="none" w:sz="0" w:space="0" w:color="auto"/>
        <w:bottom w:val="none" w:sz="0" w:space="0" w:color="auto"/>
        <w:right w:val="none" w:sz="0" w:space="0" w:color="auto"/>
      </w:divBdr>
    </w:div>
    <w:div w:id="2073842387">
      <w:bodyDiv w:val="1"/>
      <w:marLeft w:val="0"/>
      <w:marRight w:val="0"/>
      <w:marTop w:val="0"/>
      <w:marBottom w:val="0"/>
      <w:divBdr>
        <w:top w:val="none" w:sz="0" w:space="0" w:color="auto"/>
        <w:left w:val="none" w:sz="0" w:space="0" w:color="auto"/>
        <w:bottom w:val="none" w:sz="0" w:space="0" w:color="auto"/>
        <w:right w:val="none" w:sz="0" w:space="0" w:color="auto"/>
      </w:divBdr>
    </w:div>
    <w:div w:id="2087417730">
      <w:bodyDiv w:val="1"/>
      <w:marLeft w:val="0"/>
      <w:marRight w:val="0"/>
      <w:marTop w:val="0"/>
      <w:marBottom w:val="0"/>
      <w:divBdr>
        <w:top w:val="none" w:sz="0" w:space="0" w:color="auto"/>
        <w:left w:val="none" w:sz="0" w:space="0" w:color="auto"/>
        <w:bottom w:val="none" w:sz="0" w:space="0" w:color="auto"/>
        <w:right w:val="none" w:sz="0" w:space="0" w:color="auto"/>
      </w:divBdr>
    </w:div>
    <w:div w:id="2097821469">
      <w:bodyDiv w:val="1"/>
      <w:marLeft w:val="0"/>
      <w:marRight w:val="0"/>
      <w:marTop w:val="0"/>
      <w:marBottom w:val="0"/>
      <w:divBdr>
        <w:top w:val="none" w:sz="0" w:space="0" w:color="auto"/>
        <w:left w:val="none" w:sz="0" w:space="0" w:color="auto"/>
        <w:bottom w:val="none" w:sz="0" w:space="0" w:color="auto"/>
        <w:right w:val="none" w:sz="0" w:space="0" w:color="auto"/>
      </w:divBdr>
    </w:div>
    <w:div w:id="2114470963">
      <w:bodyDiv w:val="1"/>
      <w:marLeft w:val="0"/>
      <w:marRight w:val="0"/>
      <w:marTop w:val="0"/>
      <w:marBottom w:val="0"/>
      <w:divBdr>
        <w:top w:val="none" w:sz="0" w:space="0" w:color="auto"/>
        <w:left w:val="none" w:sz="0" w:space="0" w:color="auto"/>
        <w:bottom w:val="none" w:sz="0" w:space="0" w:color="auto"/>
        <w:right w:val="none" w:sz="0" w:space="0" w:color="auto"/>
      </w:divBdr>
    </w:div>
    <w:div w:id="2122603617">
      <w:bodyDiv w:val="1"/>
      <w:marLeft w:val="0"/>
      <w:marRight w:val="0"/>
      <w:marTop w:val="0"/>
      <w:marBottom w:val="0"/>
      <w:divBdr>
        <w:top w:val="none" w:sz="0" w:space="0" w:color="auto"/>
        <w:left w:val="none" w:sz="0" w:space="0" w:color="auto"/>
        <w:bottom w:val="none" w:sz="0" w:space="0" w:color="auto"/>
        <w:right w:val="none" w:sz="0" w:space="0" w:color="auto"/>
      </w:divBdr>
    </w:div>
    <w:div w:id="2138796452">
      <w:bodyDiv w:val="1"/>
      <w:marLeft w:val="0"/>
      <w:marRight w:val="0"/>
      <w:marTop w:val="0"/>
      <w:marBottom w:val="0"/>
      <w:divBdr>
        <w:top w:val="none" w:sz="0" w:space="0" w:color="auto"/>
        <w:left w:val="none" w:sz="0" w:space="0" w:color="auto"/>
        <w:bottom w:val="none" w:sz="0" w:space="0" w:color="auto"/>
        <w:right w:val="none" w:sz="0" w:space="0" w:color="auto"/>
      </w:divBdr>
    </w:div>
    <w:div w:id="2144928354">
      <w:bodyDiv w:val="1"/>
      <w:marLeft w:val="0"/>
      <w:marRight w:val="0"/>
      <w:marTop w:val="0"/>
      <w:marBottom w:val="0"/>
      <w:divBdr>
        <w:top w:val="none" w:sz="0" w:space="0" w:color="auto"/>
        <w:left w:val="none" w:sz="0" w:space="0" w:color="auto"/>
        <w:bottom w:val="none" w:sz="0" w:space="0" w:color="auto"/>
        <w:right w:val="none" w:sz="0" w:space="0" w:color="auto"/>
      </w:divBdr>
    </w:div>
    <w:div w:id="214650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nasa.gov/consortium/ModelBasedSystems" TargetMode="External"/><Relationship Id="rId1" Type="http://schemas.openxmlformats.org/officeDocument/2006/relationships/hyperlink" Target="https://www.incose.org/docs/default-source/delaware-valley/mbse-overview-incose-30-july-2015.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s://www.sciencedirect.com/science/article/pii/S2352711019302560" TargetMode="External"/><Relationship Id="rId2" Type="http://schemas.openxmlformats.org/officeDocument/2006/relationships/hyperlink" Target="https://richardarthur.medium.com/machine-augmented-mindfulness-e844f9c54985" TargetMode="External"/><Relationship Id="rId1" Type="http://schemas.openxmlformats.org/officeDocument/2006/relationships/hyperlink" Target="https://cfwebprod.sandia.gov/cfdocs/CompResearch/docs/ASC_Co-desig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36255-97DD-9840-8B18-18EC316CF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17</Pages>
  <Words>5546</Words>
  <Characters>31615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Gallo, Andrew (GE Research, US)</dc:creator>
  <cp:keywords/>
  <dc:description/>
  <cp:lastModifiedBy>Gallo, Andrew (GE Research, US)</cp:lastModifiedBy>
  <cp:revision>7</cp:revision>
  <dcterms:created xsi:type="dcterms:W3CDTF">2022-06-02T19:37:00Z</dcterms:created>
  <dcterms:modified xsi:type="dcterms:W3CDTF">2022-06-05T00:58:00Z</dcterms:modified>
</cp:coreProperties>
</file>